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50"/>
        <w:gridCol w:w="1431"/>
        <w:gridCol w:w="2146"/>
        <w:gridCol w:w="1500"/>
        <w:gridCol w:w="1615"/>
        <w:gridCol w:w="2136"/>
      </w:tblGrid>
      <w:tr w14:paraId="1B63D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27" w:type="dxa"/>
            <w:gridSpan w:val="4"/>
            <w:vMerge w:val="restart"/>
            <w:tcBorders>
              <w:tl2br w:val="nil"/>
              <w:tr2bl w:val="nil"/>
            </w:tcBorders>
            <w:vAlign w:val="center"/>
          </w:tcPr>
          <w:p w14:paraId="35A866BC">
            <w:pPr>
              <w:spacing w:before="120" w:after="120"/>
              <w:jc w:val="center"/>
              <w:rPr>
                <w:rFonts w:ascii="仿宋_GB2312" w:hAnsi="仿宋_GB2312" w:eastAsia="仿宋_GB2312" w:cs="仿宋_GB2312"/>
                <w:b/>
                <w:bCs/>
                <w:sz w:val="32"/>
              </w:rPr>
            </w:pPr>
            <w:bookmarkStart w:id="0" w:name="_1、目的（注：红色字为说明）"/>
            <w:bookmarkEnd w:id="0"/>
            <w:bookmarkStart w:id="9" w:name="_GoBack"/>
            <w:bookmarkEnd w:id="9"/>
            <w:r>
              <w:rPr>
                <w:rFonts w:hint="eastAsia" w:ascii="仿宋_GB2312" w:hAnsi="仿宋_GB2312" w:eastAsia="仿宋_GB2312" w:cs="仿宋_GB2312"/>
              </w:rPr>
              <w:drawing>
                <wp:inline distT="0" distB="0" distL="114300" distR="114300">
                  <wp:extent cx="2944495" cy="368300"/>
                  <wp:effectExtent l="0" t="0" r="12065" b="1270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0"/>
                          <a:stretch>
                            <a:fillRect/>
                          </a:stretch>
                        </pic:blipFill>
                        <pic:spPr>
                          <a:xfrm>
                            <a:off x="0" y="0"/>
                            <a:ext cx="2944495" cy="368300"/>
                          </a:xfrm>
                          <a:prstGeom prst="rect">
                            <a:avLst/>
                          </a:prstGeom>
                          <a:noFill/>
                          <a:ln>
                            <a:noFill/>
                          </a:ln>
                        </pic:spPr>
                      </pic:pic>
                    </a:graphicData>
                  </a:graphic>
                </wp:inline>
              </w:drawing>
            </w:r>
          </w:p>
        </w:tc>
        <w:tc>
          <w:tcPr>
            <w:tcW w:w="3751" w:type="dxa"/>
            <w:gridSpan w:val="2"/>
            <w:tcBorders>
              <w:tl2br w:val="nil"/>
              <w:tr2bl w:val="nil"/>
            </w:tcBorders>
            <w:vAlign w:val="center"/>
          </w:tcPr>
          <w:p w14:paraId="187A0022">
            <w:pPr>
              <w:spacing w:before="120" w:line="240" w:lineRule="exact"/>
              <w:rPr>
                <w:rFonts w:ascii="仿宋_GB2312" w:hAnsi="仿宋_GB2312" w:eastAsia="仿宋_GB2312" w:cs="仿宋_GB2312"/>
                <w:sz w:val="24"/>
              </w:rPr>
            </w:pPr>
            <w:r>
              <w:rPr>
                <w:rFonts w:hint="eastAsia" w:ascii="仿宋_GB2312" w:hAnsi="仿宋_GB2312" w:eastAsia="仿宋_GB2312" w:cs="仿宋_GB2312"/>
                <w:sz w:val="24"/>
              </w:rPr>
              <w:t>文件编号：</w:t>
            </w:r>
            <w:r>
              <w:rPr>
                <w:rFonts w:ascii="宋体" w:hAnsi="宋体" w:eastAsia="宋体" w:cs="宋体"/>
                <w:sz w:val="24"/>
                <w:szCs w:val="24"/>
                <w:u w:val="none"/>
              </w:rPr>
              <w:t>FW-WI-SG-09</w:t>
            </w:r>
          </w:p>
        </w:tc>
      </w:tr>
      <w:tr w14:paraId="2E3834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27" w:type="dxa"/>
            <w:gridSpan w:val="4"/>
            <w:vMerge w:val="continue"/>
            <w:tcBorders>
              <w:tl2br w:val="nil"/>
              <w:tr2bl w:val="nil"/>
            </w:tcBorders>
          </w:tcPr>
          <w:p w14:paraId="6038C28C">
            <w:pPr>
              <w:spacing w:before="120" w:after="120"/>
              <w:rPr>
                <w:rFonts w:ascii="仿宋_GB2312" w:hAnsi="仿宋_GB2312" w:eastAsia="仿宋_GB2312" w:cs="仿宋_GB2312"/>
              </w:rPr>
            </w:pPr>
          </w:p>
        </w:tc>
        <w:tc>
          <w:tcPr>
            <w:tcW w:w="3751" w:type="dxa"/>
            <w:gridSpan w:val="2"/>
            <w:tcBorders>
              <w:tl2br w:val="nil"/>
              <w:tr2bl w:val="nil"/>
            </w:tcBorders>
            <w:vAlign w:val="center"/>
          </w:tcPr>
          <w:p w14:paraId="7C8C5224">
            <w:pPr>
              <w:spacing w:before="120" w:line="240" w:lineRule="exact"/>
              <w:rPr>
                <w:rFonts w:ascii="仿宋_GB2312" w:hAnsi="仿宋_GB2312" w:eastAsia="仿宋_GB2312" w:cs="仿宋_GB2312"/>
                <w:sz w:val="24"/>
              </w:rPr>
            </w:pPr>
            <w:r>
              <w:rPr>
                <w:rFonts w:hint="eastAsia" w:ascii="仿宋_GB2312" w:hAnsi="仿宋_GB2312" w:eastAsia="仿宋_GB2312" w:cs="仿宋_GB2312"/>
                <w:sz w:val="24"/>
              </w:rPr>
              <w:t>文件版本：B/0</w:t>
            </w:r>
          </w:p>
        </w:tc>
      </w:tr>
      <w:tr w14:paraId="6B514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27" w:type="dxa"/>
            <w:gridSpan w:val="4"/>
            <w:vMerge w:val="restart"/>
            <w:tcBorders>
              <w:tl2br w:val="nil"/>
              <w:tr2bl w:val="nil"/>
            </w:tcBorders>
            <w:vAlign w:val="center"/>
          </w:tcPr>
          <w:p w14:paraId="3D4C8563">
            <w:pPr>
              <w:spacing w:before="120" w:after="120"/>
              <w:jc w:val="center"/>
              <w:rPr>
                <w:rFonts w:ascii="仿宋_GB2312" w:hAnsi="仿宋_GB2312" w:eastAsia="仿宋_GB2312" w:cs="仿宋_GB2312"/>
                <w:b/>
                <w:bCs/>
                <w:sz w:val="32"/>
              </w:rPr>
            </w:pPr>
            <w:r>
              <w:rPr>
                <w:rFonts w:hint="eastAsia" w:ascii="仿宋_GB2312" w:hAnsi="仿宋_GB2312" w:eastAsia="仿宋_GB2312" w:cs="仿宋_GB2312"/>
                <w:b/>
                <w:bCs/>
                <w:sz w:val="32"/>
                <w:szCs w:val="32"/>
              </w:rPr>
              <w:t>数字化运营管理部操作指导书</w:t>
            </w:r>
          </w:p>
        </w:tc>
        <w:tc>
          <w:tcPr>
            <w:tcW w:w="3751" w:type="dxa"/>
            <w:gridSpan w:val="2"/>
            <w:tcBorders>
              <w:tl2br w:val="nil"/>
              <w:tr2bl w:val="nil"/>
            </w:tcBorders>
            <w:vAlign w:val="center"/>
          </w:tcPr>
          <w:p w14:paraId="3BA6066D">
            <w:pPr>
              <w:spacing w:before="120" w:line="240" w:lineRule="exact"/>
              <w:rPr>
                <w:rFonts w:ascii="仿宋_GB2312" w:hAnsi="仿宋_GB2312" w:eastAsia="仿宋_GB2312" w:cs="仿宋_GB2312"/>
                <w:b/>
                <w:bCs/>
                <w:sz w:val="24"/>
              </w:rPr>
            </w:pPr>
            <w:r>
              <w:rPr>
                <w:rFonts w:hint="eastAsia" w:ascii="仿宋_GB2312" w:hAnsi="仿宋_GB2312" w:eastAsia="仿宋_GB2312" w:cs="仿宋_GB2312"/>
                <w:sz w:val="24"/>
              </w:rPr>
              <w:t>文件类型：三阶文件</w:t>
            </w:r>
          </w:p>
        </w:tc>
      </w:tr>
      <w:tr w14:paraId="5F0CF1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6" w:hRule="atLeast"/>
          <w:jc w:val="center"/>
        </w:trPr>
        <w:tc>
          <w:tcPr>
            <w:tcW w:w="6227" w:type="dxa"/>
            <w:gridSpan w:val="4"/>
            <w:vMerge w:val="continue"/>
            <w:tcBorders>
              <w:tl2br w:val="nil"/>
              <w:tr2bl w:val="nil"/>
            </w:tcBorders>
          </w:tcPr>
          <w:p w14:paraId="28164A6B">
            <w:pPr>
              <w:spacing w:before="120" w:after="120"/>
              <w:jc w:val="center"/>
              <w:rPr>
                <w:rFonts w:ascii="仿宋_GB2312" w:hAnsi="仿宋_GB2312" w:eastAsia="仿宋_GB2312" w:cs="仿宋_GB2312"/>
              </w:rPr>
            </w:pPr>
          </w:p>
        </w:tc>
        <w:tc>
          <w:tcPr>
            <w:tcW w:w="3751" w:type="dxa"/>
            <w:gridSpan w:val="2"/>
            <w:tcBorders>
              <w:tl2br w:val="nil"/>
              <w:tr2bl w:val="nil"/>
            </w:tcBorders>
            <w:vAlign w:val="center"/>
          </w:tcPr>
          <w:p w14:paraId="7A31AED4">
            <w:pPr>
              <w:spacing w:before="120" w:line="240" w:lineRule="exact"/>
              <w:rPr>
                <w:rFonts w:ascii="仿宋_GB2312" w:hAnsi="仿宋_GB2312" w:eastAsia="仿宋_GB2312" w:cs="仿宋_GB2312"/>
                <w:b/>
                <w:bCs/>
                <w:sz w:val="24"/>
              </w:rPr>
            </w:pPr>
            <w:r>
              <w:rPr>
                <w:rFonts w:hint="eastAsia" w:ascii="仿宋_GB2312" w:hAnsi="仿宋_GB2312" w:eastAsia="仿宋_GB2312" w:cs="仿宋_GB2312"/>
                <w:sz w:val="24"/>
              </w:rPr>
              <w:t>生效日期：****年 ** 月 **日</w:t>
            </w:r>
          </w:p>
        </w:tc>
      </w:tr>
      <w:tr w14:paraId="03808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81" w:hRule="atLeast"/>
          <w:jc w:val="center"/>
        </w:trPr>
        <w:tc>
          <w:tcPr>
            <w:tcW w:w="9978" w:type="dxa"/>
            <w:gridSpan w:val="6"/>
            <w:tcBorders>
              <w:tl2br w:val="nil"/>
              <w:tr2bl w:val="nil"/>
            </w:tcBorders>
          </w:tcPr>
          <w:p w14:paraId="0E9B95DA">
            <w:pPr>
              <w:spacing w:before="120" w:after="120"/>
              <w:jc w:val="center"/>
              <w:rPr>
                <w:rFonts w:ascii="仿宋_GB2312" w:hAnsi="仿宋_GB2312" w:eastAsia="仿宋_GB2312" w:cs="仿宋_GB2312"/>
                <w:b/>
                <w:bCs/>
                <w:sz w:val="44"/>
              </w:rPr>
            </w:pPr>
          </w:p>
          <w:p w14:paraId="01D087B1">
            <w:pPr>
              <w:spacing w:before="120" w:after="120"/>
              <w:jc w:val="center"/>
              <w:rPr>
                <w:rFonts w:hint="eastAsia" w:ascii="仿宋_GB2312" w:hAnsi="仿宋_GB2312" w:eastAsia="仿宋_GB2312" w:cs="仿宋_GB2312"/>
                <w:b/>
                <w:bCs/>
                <w:color w:val="000000" w:themeColor="text1"/>
                <w:sz w:val="44"/>
                <w14:textFill>
                  <w14:solidFill>
                    <w14:schemeClr w14:val="tx1"/>
                  </w14:solidFill>
                </w14:textFill>
              </w:rPr>
            </w:pPr>
            <w:r>
              <w:rPr>
                <w:rFonts w:hint="eastAsia" w:ascii="仿宋_GB2312" w:hAnsi="仿宋_GB2312" w:eastAsia="仿宋_GB2312" w:cs="仿宋_GB2312"/>
                <w:b/>
                <w:bCs/>
                <w:color w:val="000000" w:themeColor="text1"/>
                <w:sz w:val="44"/>
                <w:lang w:val="en-US" w:eastAsia="zh-CN"/>
                <w14:textFill>
                  <w14:solidFill>
                    <w14:schemeClr w14:val="tx1"/>
                  </w14:solidFill>
                </w14:textFill>
              </w:rPr>
              <w:t>深圳市房屋租赁运营管理有限公司</w:t>
            </w:r>
          </w:p>
          <w:p w14:paraId="37F24D52">
            <w:pPr>
              <w:spacing w:before="120" w:after="120"/>
              <w:jc w:val="center"/>
              <w:rPr>
                <w:rFonts w:ascii="仿宋_GB2312" w:hAnsi="仿宋_GB2312" w:eastAsia="仿宋_GB2312" w:cs="仿宋_GB2312"/>
                <w:b/>
                <w:bCs/>
                <w:color w:val="000000" w:themeColor="text1"/>
                <w:sz w:val="44"/>
                <w14:textFill>
                  <w14:solidFill>
                    <w14:schemeClr w14:val="tx1"/>
                  </w14:solidFill>
                </w14:textFill>
              </w:rPr>
            </w:pPr>
            <w:r>
              <w:rPr>
                <w:rFonts w:ascii="仿宋_GB2312" w:hAnsi="仿宋_GB2312" w:eastAsia="仿宋_GB2312" w:cs="仿宋_GB2312"/>
                <w:b/>
                <w:bCs/>
                <w:color w:val="000000" w:themeColor="text1"/>
                <w:sz w:val="44"/>
                <w:lang w:eastAsia="zh-Hans"/>
                <w14:textFill>
                  <w14:solidFill>
                    <w14:schemeClr w14:val="tx1"/>
                  </w14:solidFill>
                </w14:textFill>
              </w:rPr>
              <w:t>UI</w:t>
            </w:r>
            <w:r>
              <w:rPr>
                <w:rFonts w:hint="eastAsia" w:ascii="仿宋_GB2312" w:hAnsi="仿宋_GB2312" w:eastAsia="仿宋_GB2312" w:cs="仿宋_GB2312"/>
                <w:b/>
                <w:bCs/>
                <w:color w:val="000000" w:themeColor="text1"/>
                <w:sz w:val="44"/>
                <w14:textFill>
                  <w14:solidFill>
                    <w14:schemeClr w14:val="tx1"/>
                  </w14:solidFill>
                </w14:textFill>
              </w:rPr>
              <w:t>设计规范操作指导书（暂行）</w:t>
            </w:r>
          </w:p>
          <w:p w14:paraId="658D0939">
            <w:pPr>
              <w:spacing w:before="120" w:after="120"/>
              <w:jc w:val="center"/>
              <w:rPr>
                <w:rFonts w:ascii="仿宋_GB2312" w:hAnsi="仿宋_GB2312" w:eastAsia="仿宋_GB2312" w:cs="仿宋_GB2312"/>
                <w:b/>
                <w:bCs/>
                <w:sz w:val="44"/>
              </w:rPr>
            </w:pPr>
          </w:p>
          <w:p w14:paraId="2CB789E9">
            <w:pPr>
              <w:tabs>
                <w:tab w:val="left" w:pos="1470"/>
              </w:tabs>
              <w:spacing w:before="120" w:after="120"/>
              <w:jc w:val="center"/>
              <w:rPr>
                <w:rFonts w:ascii="仿宋_GB2312" w:hAnsi="仿宋_GB2312" w:eastAsia="仿宋_GB2312" w:cs="仿宋_GB2312"/>
                <w:sz w:val="32"/>
              </w:rPr>
            </w:pPr>
            <w:r>
              <w:rPr>
                <w:rFonts w:hint="eastAsia" w:ascii="仿宋_GB2312" w:hAnsi="仿宋_GB2312" w:eastAsia="仿宋_GB2312" w:cs="仿宋_GB2312"/>
                <w:sz w:val="32"/>
                <w:lang w:val="en-US" w:eastAsia="zh-CN"/>
              </w:rPr>
              <w:t>编制</w:t>
            </w:r>
            <w:r>
              <w:rPr>
                <w:rFonts w:hint="eastAsia" w:ascii="仿宋_GB2312" w:hAnsi="仿宋_GB2312" w:eastAsia="仿宋_GB2312" w:cs="仿宋_GB2312"/>
                <w:sz w:val="32"/>
              </w:rPr>
              <w:t xml:space="preserve"> ：</w:t>
            </w:r>
            <w:r>
              <w:rPr>
                <w:rFonts w:hint="eastAsia" w:ascii="仿宋_GB2312" w:hAnsi="仿宋_GB2312" w:eastAsia="仿宋_GB2312" w:cs="仿宋_GB2312"/>
                <w:sz w:val="32"/>
                <w:lang w:val="en-US" w:eastAsia="zh-CN"/>
              </w:rPr>
              <w:t xml:space="preserve">  黄  刚</w:t>
            </w:r>
            <w:r>
              <w:rPr>
                <w:rFonts w:hint="eastAsia" w:ascii="仿宋_GB2312" w:hAnsi="仿宋_GB2312" w:eastAsia="仿宋_GB2312" w:cs="仿宋_GB2312"/>
                <w:sz w:val="32"/>
              </w:rPr>
              <w:t xml:space="preserve">  日期：</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年</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月</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日</w:t>
            </w:r>
          </w:p>
          <w:p w14:paraId="33173AE6">
            <w:pPr>
              <w:tabs>
                <w:tab w:val="left" w:pos="1470"/>
              </w:tabs>
              <w:spacing w:before="120" w:after="120"/>
              <w:jc w:val="center"/>
              <w:rPr>
                <w:rFonts w:ascii="仿宋_GB2312" w:hAnsi="仿宋_GB2312" w:eastAsia="仿宋_GB2312" w:cs="仿宋_GB2312"/>
                <w:sz w:val="32"/>
              </w:rPr>
            </w:pPr>
            <w:r>
              <w:rPr>
                <w:rFonts w:hint="eastAsia" w:ascii="仿宋_GB2312" w:hAnsi="仿宋_GB2312" w:eastAsia="仿宋_GB2312" w:cs="仿宋_GB2312"/>
                <w:sz w:val="32"/>
              </w:rPr>
              <w:t>审核 ：</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rPr>
              <w:t xml:space="preserve">   日期：</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年</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月</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日</w:t>
            </w:r>
          </w:p>
          <w:p w14:paraId="1D3B6ABD">
            <w:pPr>
              <w:tabs>
                <w:tab w:val="left" w:pos="1470"/>
              </w:tabs>
              <w:spacing w:before="120" w:after="120"/>
              <w:jc w:val="center"/>
              <w:rPr>
                <w:rFonts w:ascii="仿宋_GB2312" w:hAnsi="仿宋_GB2312" w:eastAsia="仿宋_GB2312" w:cs="仿宋_GB2312"/>
                <w:sz w:val="44"/>
              </w:rPr>
            </w:pPr>
            <w:r>
              <w:rPr>
                <w:rFonts w:hint="eastAsia" w:ascii="仿宋_GB2312" w:hAnsi="仿宋_GB2312" w:eastAsia="仿宋_GB2312" w:cs="仿宋_GB2312"/>
                <w:sz w:val="32"/>
              </w:rPr>
              <w:t>批准 ：</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rPr>
              <w:t xml:space="preserve">  日期：</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年</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月</w:t>
            </w:r>
            <w:r>
              <w:rPr>
                <w:rFonts w:hint="eastAsia" w:ascii="仿宋_GB2312" w:hAnsi="仿宋_GB2312" w:eastAsia="仿宋_GB2312" w:cs="仿宋_GB2312"/>
                <w:sz w:val="32"/>
                <w:lang w:val="en-US" w:eastAsia="zh-CN"/>
              </w:rPr>
              <w:t xml:space="preserve">    </w:t>
            </w:r>
            <w:r>
              <w:rPr>
                <w:rFonts w:hint="eastAsia" w:ascii="仿宋_GB2312" w:hAnsi="仿宋_GB2312" w:eastAsia="仿宋_GB2312" w:cs="仿宋_GB2312"/>
                <w:sz w:val="32"/>
              </w:rPr>
              <w:t>日</w:t>
            </w:r>
          </w:p>
          <w:p w14:paraId="0B7A9EB1">
            <w:pPr>
              <w:spacing w:before="120" w:after="120"/>
              <w:jc w:val="left"/>
              <w:rPr>
                <w:rFonts w:ascii="仿宋_GB2312" w:hAnsi="仿宋_GB2312" w:eastAsia="仿宋_GB2312" w:cs="仿宋_GB2312"/>
              </w:rPr>
            </w:pPr>
          </w:p>
          <w:p w14:paraId="7A26B175">
            <w:pPr>
              <w:spacing w:before="120" w:after="120"/>
              <w:jc w:val="left"/>
              <w:rPr>
                <w:rFonts w:ascii="仿宋_GB2312" w:hAnsi="仿宋_GB2312" w:eastAsia="仿宋_GB2312" w:cs="仿宋_GB2312"/>
              </w:rPr>
            </w:pPr>
          </w:p>
          <w:p w14:paraId="3972C872">
            <w:pPr>
              <w:spacing w:before="120" w:after="120"/>
              <w:jc w:val="left"/>
              <w:rPr>
                <w:rFonts w:ascii="仿宋_GB2312" w:hAnsi="仿宋_GB2312" w:eastAsia="仿宋_GB2312" w:cs="仿宋_GB2312"/>
              </w:rPr>
            </w:pPr>
          </w:p>
        </w:tc>
      </w:tr>
      <w:tr w14:paraId="6F0632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81" w:hRule="atLeast"/>
          <w:jc w:val="center"/>
        </w:trPr>
        <w:tc>
          <w:tcPr>
            <w:tcW w:w="1150" w:type="dxa"/>
            <w:tcBorders>
              <w:tl2br w:val="nil"/>
              <w:tr2bl w:val="nil"/>
            </w:tcBorders>
            <w:vAlign w:val="center"/>
          </w:tcPr>
          <w:p w14:paraId="75268214">
            <w:pPr>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序号</w:t>
            </w:r>
          </w:p>
        </w:tc>
        <w:tc>
          <w:tcPr>
            <w:tcW w:w="1431" w:type="dxa"/>
            <w:tcBorders>
              <w:tl2br w:val="nil"/>
              <w:tr2bl w:val="nil"/>
            </w:tcBorders>
            <w:vAlign w:val="center"/>
          </w:tcPr>
          <w:p w14:paraId="61593006">
            <w:pPr>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版本号</w:t>
            </w:r>
          </w:p>
        </w:tc>
        <w:tc>
          <w:tcPr>
            <w:tcW w:w="2146" w:type="dxa"/>
            <w:tcBorders>
              <w:tl2br w:val="nil"/>
              <w:tr2bl w:val="nil"/>
            </w:tcBorders>
            <w:vAlign w:val="center"/>
          </w:tcPr>
          <w:p w14:paraId="359452A3">
            <w:pPr>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修订日期</w:t>
            </w:r>
          </w:p>
        </w:tc>
        <w:tc>
          <w:tcPr>
            <w:tcW w:w="1500" w:type="dxa"/>
            <w:tcBorders>
              <w:tl2br w:val="nil"/>
              <w:tr2bl w:val="nil"/>
            </w:tcBorders>
            <w:vAlign w:val="center"/>
          </w:tcPr>
          <w:p w14:paraId="163305BE">
            <w:pPr>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修改单号</w:t>
            </w:r>
          </w:p>
        </w:tc>
        <w:tc>
          <w:tcPr>
            <w:tcW w:w="1615" w:type="dxa"/>
            <w:tcBorders>
              <w:tl2br w:val="nil"/>
              <w:tr2bl w:val="nil"/>
            </w:tcBorders>
            <w:vAlign w:val="center"/>
          </w:tcPr>
          <w:p w14:paraId="3E700B49">
            <w:pPr>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修改人</w:t>
            </w:r>
          </w:p>
        </w:tc>
        <w:tc>
          <w:tcPr>
            <w:tcW w:w="2136" w:type="dxa"/>
            <w:tcBorders>
              <w:tl2br w:val="nil"/>
              <w:tr2bl w:val="nil"/>
            </w:tcBorders>
            <w:vAlign w:val="center"/>
          </w:tcPr>
          <w:p w14:paraId="6B6DD160">
            <w:pPr>
              <w:spacing w:before="120" w:after="120"/>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生效日期</w:t>
            </w:r>
          </w:p>
        </w:tc>
      </w:tr>
      <w:tr w14:paraId="374716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5BC2D47C">
            <w:pPr>
              <w:spacing w:before="120" w:after="120"/>
              <w:jc w:val="center"/>
              <w:rPr>
                <w:rFonts w:ascii="仿宋_GB2312" w:hAnsi="仿宋_GB2312" w:eastAsia="仿宋_GB2312" w:cs="仿宋_GB2312"/>
                <w:sz w:val="24"/>
              </w:rPr>
            </w:pPr>
            <w:r>
              <w:rPr>
                <w:rFonts w:hint="eastAsia" w:ascii="仿宋_GB2312" w:hAnsi="仿宋_GB2312" w:eastAsia="仿宋_GB2312" w:cs="仿宋_GB2312"/>
                <w:sz w:val="24"/>
              </w:rPr>
              <w:t>1</w:t>
            </w:r>
          </w:p>
        </w:tc>
        <w:tc>
          <w:tcPr>
            <w:tcW w:w="1431" w:type="dxa"/>
            <w:tcBorders>
              <w:tl2br w:val="nil"/>
              <w:tr2bl w:val="nil"/>
            </w:tcBorders>
          </w:tcPr>
          <w:p w14:paraId="5C5E700A">
            <w:pPr>
              <w:spacing w:before="120" w:after="120"/>
              <w:jc w:val="center"/>
              <w:rPr>
                <w:rFonts w:ascii="仿宋_GB2312" w:hAnsi="仿宋_GB2312" w:eastAsia="仿宋_GB2312" w:cs="仿宋_GB2312"/>
                <w:sz w:val="24"/>
              </w:rPr>
            </w:pPr>
            <w:r>
              <w:rPr>
                <w:rFonts w:hint="eastAsia" w:ascii="仿宋_GB2312" w:hAnsi="仿宋_GB2312" w:eastAsia="仿宋_GB2312" w:cs="仿宋_GB2312"/>
                <w:sz w:val="24"/>
              </w:rPr>
              <w:t>B/0</w:t>
            </w:r>
          </w:p>
        </w:tc>
        <w:tc>
          <w:tcPr>
            <w:tcW w:w="2146" w:type="dxa"/>
            <w:tcBorders>
              <w:tl2br w:val="nil"/>
              <w:tr2bl w:val="nil"/>
            </w:tcBorders>
          </w:tcPr>
          <w:p w14:paraId="2DFD050D">
            <w:pPr>
              <w:spacing w:before="120" w:after="120"/>
              <w:jc w:val="center"/>
              <w:rPr>
                <w:rFonts w:ascii="仿宋_GB2312" w:hAnsi="仿宋_GB2312" w:eastAsia="仿宋_GB2312" w:cs="仿宋_GB2312"/>
                <w:sz w:val="24"/>
              </w:rPr>
            </w:pPr>
            <w:r>
              <w:rPr>
                <w:rFonts w:hint="eastAsia" w:ascii="仿宋_GB2312" w:hAnsi="仿宋_GB2312" w:eastAsia="仿宋_GB2312" w:cs="仿宋_GB2312"/>
                <w:sz w:val="24"/>
              </w:rPr>
              <w:t>初版</w:t>
            </w:r>
          </w:p>
        </w:tc>
        <w:tc>
          <w:tcPr>
            <w:tcW w:w="1500" w:type="dxa"/>
            <w:tcBorders>
              <w:tl2br w:val="nil"/>
              <w:tr2bl w:val="nil"/>
            </w:tcBorders>
          </w:tcPr>
          <w:p w14:paraId="5EB7A042">
            <w:pPr>
              <w:spacing w:before="120" w:after="120"/>
              <w:jc w:val="center"/>
              <w:rPr>
                <w:rFonts w:ascii="仿宋_GB2312" w:hAnsi="仿宋_GB2312" w:eastAsia="仿宋_GB2312" w:cs="仿宋_GB2312"/>
                <w:sz w:val="24"/>
              </w:rPr>
            </w:pPr>
            <w:r>
              <w:rPr>
                <w:rFonts w:hint="eastAsia" w:ascii="仿宋_GB2312" w:hAnsi="仿宋_GB2312" w:eastAsia="仿宋_GB2312" w:cs="仿宋_GB2312"/>
                <w:sz w:val="24"/>
              </w:rPr>
              <w:t>/</w:t>
            </w:r>
          </w:p>
        </w:tc>
        <w:tc>
          <w:tcPr>
            <w:tcW w:w="1615" w:type="dxa"/>
            <w:tcBorders>
              <w:tl2br w:val="nil"/>
              <w:tr2bl w:val="nil"/>
            </w:tcBorders>
          </w:tcPr>
          <w:p w14:paraId="458BEA54">
            <w:pPr>
              <w:spacing w:before="120" w:after="120"/>
              <w:jc w:val="center"/>
              <w:rPr>
                <w:rFonts w:hint="eastAsia" w:ascii="仿宋_GB2312" w:hAnsi="仿宋_GB2312" w:eastAsia="仿宋_GB2312" w:cs="仿宋_GB2312"/>
                <w:sz w:val="24"/>
                <w:lang w:eastAsia="zh-CN"/>
              </w:rPr>
            </w:pPr>
            <w:r>
              <w:rPr>
                <w:rFonts w:hint="eastAsia" w:ascii="仿宋_GB2312" w:hAnsi="仿宋_GB2312" w:eastAsia="仿宋_GB2312" w:cs="仿宋_GB2312"/>
                <w:sz w:val="24"/>
                <w:lang w:val="en-US" w:eastAsia="zh-CN"/>
              </w:rPr>
              <w:t>黄刚</w:t>
            </w:r>
          </w:p>
        </w:tc>
        <w:tc>
          <w:tcPr>
            <w:tcW w:w="2136" w:type="dxa"/>
            <w:tcBorders>
              <w:tl2br w:val="nil"/>
              <w:tr2bl w:val="nil"/>
            </w:tcBorders>
          </w:tcPr>
          <w:p w14:paraId="23A97701">
            <w:pPr>
              <w:spacing w:before="120" w:after="120"/>
              <w:jc w:val="center"/>
              <w:rPr>
                <w:rFonts w:ascii="仿宋_GB2312" w:hAnsi="仿宋_GB2312" w:eastAsia="仿宋_GB2312" w:cs="仿宋_GB2312"/>
                <w:sz w:val="24"/>
              </w:rPr>
            </w:pPr>
          </w:p>
        </w:tc>
      </w:tr>
      <w:tr w14:paraId="013B1F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3D3F2A8B">
            <w:pPr>
              <w:spacing w:before="120" w:after="120"/>
              <w:jc w:val="center"/>
              <w:rPr>
                <w:rFonts w:ascii="仿宋_GB2312" w:hAnsi="仿宋_GB2312" w:eastAsia="仿宋_GB2312" w:cs="仿宋_GB2312"/>
              </w:rPr>
            </w:pPr>
          </w:p>
        </w:tc>
        <w:tc>
          <w:tcPr>
            <w:tcW w:w="1431" w:type="dxa"/>
            <w:tcBorders>
              <w:tl2br w:val="nil"/>
              <w:tr2bl w:val="nil"/>
            </w:tcBorders>
          </w:tcPr>
          <w:p w14:paraId="3B4FFBF3">
            <w:pPr>
              <w:spacing w:before="120" w:after="120"/>
              <w:jc w:val="center"/>
              <w:rPr>
                <w:rFonts w:ascii="仿宋_GB2312" w:hAnsi="仿宋_GB2312" w:eastAsia="仿宋_GB2312" w:cs="仿宋_GB2312"/>
              </w:rPr>
            </w:pPr>
          </w:p>
        </w:tc>
        <w:tc>
          <w:tcPr>
            <w:tcW w:w="2146" w:type="dxa"/>
            <w:tcBorders>
              <w:tl2br w:val="nil"/>
              <w:tr2bl w:val="nil"/>
            </w:tcBorders>
          </w:tcPr>
          <w:p w14:paraId="068170DF">
            <w:pPr>
              <w:spacing w:before="120" w:after="120"/>
              <w:jc w:val="center"/>
              <w:rPr>
                <w:rFonts w:ascii="仿宋_GB2312" w:hAnsi="仿宋_GB2312" w:eastAsia="仿宋_GB2312" w:cs="仿宋_GB2312"/>
              </w:rPr>
            </w:pPr>
          </w:p>
        </w:tc>
        <w:tc>
          <w:tcPr>
            <w:tcW w:w="1500" w:type="dxa"/>
            <w:tcBorders>
              <w:tl2br w:val="nil"/>
              <w:tr2bl w:val="nil"/>
            </w:tcBorders>
          </w:tcPr>
          <w:p w14:paraId="2ED3DB74">
            <w:pPr>
              <w:spacing w:before="120" w:after="120"/>
              <w:jc w:val="center"/>
              <w:rPr>
                <w:rFonts w:ascii="仿宋_GB2312" w:hAnsi="仿宋_GB2312" w:eastAsia="仿宋_GB2312" w:cs="仿宋_GB2312"/>
              </w:rPr>
            </w:pPr>
          </w:p>
        </w:tc>
        <w:tc>
          <w:tcPr>
            <w:tcW w:w="1615" w:type="dxa"/>
            <w:tcBorders>
              <w:tl2br w:val="nil"/>
              <w:tr2bl w:val="nil"/>
            </w:tcBorders>
          </w:tcPr>
          <w:p w14:paraId="1096ACB6">
            <w:pPr>
              <w:spacing w:before="120" w:after="120"/>
              <w:jc w:val="center"/>
              <w:rPr>
                <w:rFonts w:ascii="仿宋_GB2312" w:hAnsi="仿宋_GB2312" w:eastAsia="仿宋_GB2312" w:cs="仿宋_GB2312"/>
              </w:rPr>
            </w:pPr>
          </w:p>
        </w:tc>
        <w:tc>
          <w:tcPr>
            <w:tcW w:w="2136" w:type="dxa"/>
            <w:tcBorders>
              <w:tl2br w:val="nil"/>
              <w:tr2bl w:val="nil"/>
            </w:tcBorders>
          </w:tcPr>
          <w:p w14:paraId="7F6C8519">
            <w:pPr>
              <w:spacing w:before="120" w:after="120"/>
              <w:jc w:val="center"/>
              <w:rPr>
                <w:rFonts w:ascii="仿宋_GB2312" w:hAnsi="仿宋_GB2312" w:eastAsia="仿宋_GB2312" w:cs="仿宋_GB2312"/>
              </w:rPr>
            </w:pPr>
          </w:p>
        </w:tc>
      </w:tr>
      <w:tr w14:paraId="02A440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5425B8A9">
            <w:pPr>
              <w:spacing w:before="120" w:after="120"/>
              <w:jc w:val="center"/>
              <w:rPr>
                <w:rFonts w:ascii="仿宋_GB2312" w:hAnsi="仿宋_GB2312" w:eastAsia="仿宋_GB2312" w:cs="仿宋_GB2312"/>
              </w:rPr>
            </w:pPr>
          </w:p>
        </w:tc>
        <w:tc>
          <w:tcPr>
            <w:tcW w:w="1431" w:type="dxa"/>
            <w:tcBorders>
              <w:tl2br w:val="nil"/>
              <w:tr2bl w:val="nil"/>
            </w:tcBorders>
          </w:tcPr>
          <w:p w14:paraId="462A016A">
            <w:pPr>
              <w:spacing w:before="120" w:after="120"/>
              <w:jc w:val="center"/>
              <w:rPr>
                <w:rFonts w:ascii="仿宋_GB2312" w:hAnsi="仿宋_GB2312" w:eastAsia="仿宋_GB2312" w:cs="仿宋_GB2312"/>
              </w:rPr>
            </w:pPr>
          </w:p>
        </w:tc>
        <w:tc>
          <w:tcPr>
            <w:tcW w:w="2146" w:type="dxa"/>
            <w:tcBorders>
              <w:tl2br w:val="nil"/>
              <w:tr2bl w:val="nil"/>
            </w:tcBorders>
          </w:tcPr>
          <w:p w14:paraId="54851287">
            <w:pPr>
              <w:spacing w:before="120" w:after="120"/>
              <w:jc w:val="center"/>
              <w:rPr>
                <w:rFonts w:ascii="仿宋_GB2312" w:hAnsi="仿宋_GB2312" w:eastAsia="仿宋_GB2312" w:cs="仿宋_GB2312"/>
              </w:rPr>
            </w:pPr>
          </w:p>
        </w:tc>
        <w:tc>
          <w:tcPr>
            <w:tcW w:w="1500" w:type="dxa"/>
            <w:tcBorders>
              <w:tl2br w:val="nil"/>
              <w:tr2bl w:val="nil"/>
            </w:tcBorders>
          </w:tcPr>
          <w:p w14:paraId="1024A8C7">
            <w:pPr>
              <w:spacing w:before="120" w:after="120"/>
              <w:jc w:val="center"/>
              <w:rPr>
                <w:rFonts w:ascii="仿宋_GB2312" w:hAnsi="仿宋_GB2312" w:eastAsia="仿宋_GB2312" w:cs="仿宋_GB2312"/>
              </w:rPr>
            </w:pPr>
          </w:p>
        </w:tc>
        <w:tc>
          <w:tcPr>
            <w:tcW w:w="1615" w:type="dxa"/>
            <w:tcBorders>
              <w:tl2br w:val="nil"/>
              <w:tr2bl w:val="nil"/>
            </w:tcBorders>
          </w:tcPr>
          <w:p w14:paraId="696B84B3">
            <w:pPr>
              <w:spacing w:before="120" w:after="120"/>
              <w:jc w:val="center"/>
              <w:rPr>
                <w:rFonts w:ascii="仿宋_GB2312" w:hAnsi="仿宋_GB2312" w:eastAsia="仿宋_GB2312" w:cs="仿宋_GB2312"/>
              </w:rPr>
            </w:pPr>
          </w:p>
        </w:tc>
        <w:tc>
          <w:tcPr>
            <w:tcW w:w="2136" w:type="dxa"/>
            <w:tcBorders>
              <w:tl2br w:val="nil"/>
              <w:tr2bl w:val="nil"/>
            </w:tcBorders>
          </w:tcPr>
          <w:p w14:paraId="5CCEBFE3">
            <w:pPr>
              <w:spacing w:before="120" w:after="120"/>
              <w:jc w:val="center"/>
              <w:rPr>
                <w:rFonts w:ascii="仿宋_GB2312" w:hAnsi="仿宋_GB2312" w:eastAsia="仿宋_GB2312" w:cs="仿宋_GB2312"/>
              </w:rPr>
            </w:pPr>
          </w:p>
        </w:tc>
      </w:tr>
      <w:tr w14:paraId="52A5F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7255FFE9">
            <w:pPr>
              <w:spacing w:before="120" w:after="120"/>
              <w:jc w:val="center"/>
              <w:rPr>
                <w:rFonts w:ascii="仿宋_GB2312" w:hAnsi="仿宋_GB2312" w:eastAsia="仿宋_GB2312" w:cs="仿宋_GB2312"/>
              </w:rPr>
            </w:pPr>
          </w:p>
        </w:tc>
        <w:tc>
          <w:tcPr>
            <w:tcW w:w="1431" w:type="dxa"/>
            <w:tcBorders>
              <w:tl2br w:val="nil"/>
              <w:tr2bl w:val="nil"/>
            </w:tcBorders>
          </w:tcPr>
          <w:p w14:paraId="684783E2">
            <w:pPr>
              <w:spacing w:before="120" w:after="120"/>
              <w:jc w:val="center"/>
              <w:rPr>
                <w:rFonts w:ascii="仿宋_GB2312" w:hAnsi="仿宋_GB2312" w:eastAsia="仿宋_GB2312" w:cs="仿宋_GB2312"/>
              </w:rPr>
            </w:pPr>
          </w:p>
        </w:tc>
        <w:tc>
          <w:tcPr>
            <w:tcW w:w="2146" w:type="dxa"/>
            <w:tcBorders>
              <w:tl2br w:val="nil"/>
              <w:tr2bl w:val="nil"/>
            </w:tcBorders>
          </w:tcPr>
          <w:p w14:paraId="1A9B57C9">
            <w:pPr>
              <w:spacing w:before="120" w:after="120"/>
              <w:jc w:val="center"/>
              <w:rPr>
                <w:rFonts w:ascii="仿宋_GB2312" w:hAnsi="仿宋_GB2312" w:eastAsia="仿宋_GB2312" w:cs="仿宋_GB2312"/>
              </w:rPr>
            </w:pPr>
          </w:p>
        </w:tc>
        <w:tc>
          <w:tcPr>
            <w:tcW w:w="1500" w:type="dxa"/>
            <w:tcBorders>
              <w:tl2br w:val="nil"/>
              <w:tr2bl w:val="nil"/>
            </w:tcBorders>
          </w:tcPr>
          <w:p w14:paraId="548375F6">
            <w:pPr>
              <w:spacing w:before="120" w:after="120"/>
              <w:jc w:val="center"/>
              <w:rPr>
                <w:rFonts w:ascii="仿宋_GB2312" w:hAnsi="仿宋_GB2312" w:eastAsia="仿宋_GB2312" w:cs="仿宋_GB2312"/>
              </w:rPr>
            </w:pPr>
          </w:p>
        </w:tc>
        <w:tc>
          <w:tcPr>
            <w:tcW w:w="1615" w:type="dxa"/>
            <w:tcBorders>
              <w:tl2br w:val="nil"/>
              <w:tr2bl w:val="nil"/>
            </w:tcBorders>
          </w:tcPr>
          <w:p w14:paraId="52514432">
            <w:pPr>
              <w:spacing w:before="120" w:after="120"/>
              <w:jc w:val="center"/>
              <w:rPr>
                <w:rFonts w:ascii="仿宋_GB2312" w:hAnsi="仿宋_GB2312" w:eastAsia="仿宋_GB2312" w:cs="仿宋_GB2312"/>
              </w:rPr>
            </w:pPr>
          </w:p>
        </w:tc>
        <w:tc>
          <w:tcPr>
            <w:tcW w:w="2136" w:type="dxa"/>
            <w:tcBorders>
              <w:tl2br w:val="nil"/>
              <w:tr2bl w:val="nil"/>
            </w:tcBorders>
          </w:tcPr>
          <w:p w14:paraId="12B2063D">
            <w:pPr>
              <w:spacing w:before="120" w:after="120"/>
              <w:jc w:val="center"/>
              <w:rPr>
                <w:rFonts w:ascii="仿宋_GB2312" w:hAnsi="仿宋_GB2312" w:eastAsia="仿宋_GB2312" w:cs="仿宋_GB2312"/>
              </w:rPr>
            </w:pPr>
          </w:p>
        </w:tc>
      </w:tr>
      <w:tr w14:paraId="618D0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450DDD14">
            <w:pPr>
              <w:spacing w:before="120" w:after="120"/>
              <w:jc w:val="center"/>
              <w:rPr>
                <w:rFonts w:ascii="仿宋_GB2312" w:hAnsi="仿宋_GB2312" w:eastAsia="仿宋_GB2312" w:cs="仿宋_GB2312"/>
              </w:rPr>
            </w:pPr>
          </w:p>
        </w:tc>
        <w:tc>
          <w:tcPr>
            <w:tcW w:w="1431" w:type="dxa"/>
            <w:tcBorders>
              <w:tl2br w:val="nil"/>
              <w:tr2bl w:val="nil"/>
            </w:tcBorders>
          </w:tcPr>
          <w:p w14:paraId="3FE72002">
            <w:pPr>
              <w:spacing w:before="120" w:after="120"/>
              <w:jc w:val="center"/>
              <w:rPr>
                <w:rFonts w:ascii="仿宋_GB2312" w:hAnsi="仿宋_GB2312" w:eastAsia="仿宋_GB2312" w:cs="仿宋_GB2312"/>
              </w:rPr>
            </w:pPr>
          </w:p>
        </w:tc>
        <w:tc>
          <w:tcPr>
            <w:tcW w:w="2146" w:type="dxa"/>
            <w:tcBorders>
              <w:tl2br w:val="nil"/>
              <w:tr2bl w:val="nil"/>
            </w:tcBorders>
          </w:tcPr>
          <w:p w14:paraId="20C3BB1B">
            <w:pPr>
              <w:spacing w:before="120" w:after="120"/>
              <w:jc w:val="center"/>
              <w:rPr>
                <w:rFonts w:ascii="仿宋_GB2312" w:hAnsi="仿宋_GB2312" w:eastAsia="仿宋_GB2312" w:cs="仿宋_GB2312"/>
              </w:rPr>
            </w:pPr>
          </w:p>
        </w:tc>
        <w:tc>
          <w:tcPr>
            <w:tcW w:w="1500" w:type="dxa"/>
            <w:tcBorders>
              <w:tl2br w:val="nil"/>
              <w:tr2bl w:val="nil"/>
            </w:tcBorders>
          </w:tcPr>
          <w:p w14:paraId="0FEDAE23">
            <w:pPr>
              <w:spacing w:before="120" w:after="120"/>
              <w:jc w:val="center"/>
              <w:rPr>
                <w:rFonts w:ascii="仿宋_GB2312" w:hAnsi="仿宋_GB2312" w:eastAsia="仿宋_GB2312" w:cs="仿宋_GB2312"/>
              </w:rPr>
            </w:pPr>
          </w:p>
        </w:tc>
        <w:tc>
          <w:tcPr>
            <w:tcW w:w="1615" w:type="dxa"/>
            <w:tcBorders>
              <w:tl2br w:val="nil"/>
              <w:tr2bl w:val="nil"/>
            </w:tcBorders>
          </w:tcPr>
          <w:p w14:paraId="2C3E3874">
            <w:pPr>
              <w:spacing w:before="120" w:after="120"/>
              <w:jc w:val="center"/>
              <w:rPr>
                <w:rFonts w:ascii="仿宋_GB2312" w:hAnsi="仿宋_GB2312" w:eastAsia="仿宋_GB2312" w:cs="仿宋_GB2312"/>
              </w:rPr>
            </w:pPr>
          </w:p>
        </w:tc>
        <w:tc>
          <w:tcPr>
            <w:tcW w:w="2136" w:type="dxa"/>
            <w:tcBorders>
              <w:tl2br w:val="nil"/>
              <w:tr2bl w:val="nil"/>
            </w:tcBorders>
          </w:tcPr>
          <w:p w14:paraId="6A087568">
            <w:pPr>
              <w:spacing w:before="120" w:after="120"/>
              <w:jc w:val="center"/>
              <w:rPr>
                <w:rFonts w:ascii="仿宋_GB2312" w:hAnsi="仿宋_GB2312" w:eastAsia="仿宋_GB2312" w:cs="仿宋_GB2312"/>
              </w:rPr>
            </w:pPr>
          </w:p>
        </w:tc>
      </w:tr>
      <w:tr w14:paraId="5D805F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150" w:type="dxa"/>
            <w:tcBorders>
              <w:tl2br w:val="nil"/>
              <w:tr2bl w:val="nil"/>
            </w:tcBorders>
          </w:tcPr>
          <w:p w14:paraId="7ADD488E">
            <w:pPr>
              <w:spacing w:before="120" w:after="120"/>
              <w:jc w:val="center"/>
              <w:rPr>
                <w:rFonts w:ascii="仿宋_GB2312" w:hAnsi="仿宋_GB2312" w:eastAsia="仿宋_GB2312" w:cs="仿宋_GB2312"/>
              </w:rPr>
            </w:pPr>
          </w:p>
        </w:tc>
        <w:tc>
          <w:tcPr>
            <w:tcW w:w="1431" w:type="dxa"/>
            <w:tcBorders>
              <w:tl2br w:val="nil"/>
              <w:tr2bl w:val="nil"/>
            </w:tcBorders>
          </w:tcPr>
          <w:p w14:paraId="163564C7">
            <w:pPr>
              <w:spacing w:before="120" w:after="120"/>
              <w:jc w:val="center"/>
              <w:rPr>
                <w:rFonts w:ascii="仿宋_GB2312" w:hAnsi="仿宋_GB2312" w:eastAsia="仿宋_GB2312" w:cs="仿宋_GB2312"/>
              </w:rPr>
            </w:pPr>
          </w:p>
        </w:tc>
        <w:tc>
          <w:tcPr>
            <w:tcW w:w="2146" w:type="dxa"/>
            <w:tcBorders>
              <w:tl2br w:val="nil"/>
              <w:tr2bl w:val="nil"/>
            </w:tcBorders>
          </w:tcPr>
          <w:p w14:paraId="1967DD11">
            <w:pPr>
              <w:spacing w:before="120" w:after="120"/>
              <w:jc w:val="center"/>
              <w:rPr>
                <w:rFonts w:ascii="仿宋_GB2312" w:hAnsi="仿宋_GB2312" w:eastAsia="仿宋_GB2312" w:cs="仿宋_GB2312"/>
              </w:rPr>
            </w:pPr>
          </w:p>
        </w:tc>
        <w:tc>
          <w:tcPr>
            <w:tcW w:w="1500" w:type="dxa"/>
            <w:tcBorders>
              <w:tl2br w:val="nil"/>
              <w:tr2bl w:val="nil"/>
            </w:tcBorders>
          </w:tcPr>
          <w:p w14:paraId="4098A68C">
            <w:pPr>
              <w:spacing w:before="120" w:after="120"/>
              <w:jc w:val="center"/>
              <w:rPr>
                <w:rFonts w:ascii="仿宋_GB2312" w:hAnsi="仿宋_GB2312" w:eastAsia="仿宋_GB2312" w:cs="仿宋_GB2312"/>
              </w:rPr>
            </w:pPr>
          </w:p>
        </w:tc>
        <w:tc>
          <w:tcPr>
            <w:tcW w:w="1615" w:type="dxa"/>
            <w:tcBorders>
              <w:tl2br w:val="nil"/>
              <w:tr2bl w:val="nil"/>
            </w:tcBorders>
          </w:tcPr>
          <w:p w14:paraId="3B3A2CBD">
            <w:pPr>
              <w:spacing w:before="120" w:after="120"/>
              <w:jc w:val="center"/>
              <w:rPr>
                <w:rFonts w:ascii="仿宋_GB2312" w:hAnsi="仿宋_GB2312" w:eastAsia="仿宋_GB2312" w:cs="仿宋_GB2312"/>
              </w:rPr>
            </w:pPr>
          </w:p>
        </w:tc>
        <w:tc>
          <w:tcPr>
            <w:tcW w:w="2136" w:type="dxa"/>
            <w:tcBorders>
              <w:tl2br w:val="nil"/>
              <w:tr2bl w:val="nil"/>
            </w:tcBorders>
          </w:tcPr>
          <w:p w14:paraId="41D32D5F">
            <w:pPr>
              <w:spacing w:before="120" w:after="120"/>
              <w:jc w:val="center"/>
              <w:rPr>
                <w:rFonts w:ascii="仿宋_GB2312" w:hAnsi="仿宋_GB2312" w:eastAsia="仿宋_GB2312" w:cs="仿宋_GB2312"/>
              </w:rPr>
            </w:pPr>
          </w:p>
        </w:tc>
      </w:tr>
    </w:tbl>
    <w:p w14:paraId="252B5D37">
      <w:pPr>
        <w:pStyle w:val="18"/>
        <w:tabs>
          <w:tab w:val="right" w:leader="dot" w:pos="9768"/>
        </w:tabs>
        <w:jc w:val="center"/>
        <w:rPr>
          <w:rFonts w:hint="eastAsia" w:ascii="仿宋_GB2312" w:hAnsi="仿宋_GB2312" w:eastAsia="仿宋_GB2312" w:cs="仿宋_GB2312"/>
          <w:b/>
          <w:bCs/>
          <w:sz w:val="28"/>
          <w:szCs w:val="28"/>
        </w:rPr>
      </w:pPr>
    </w:p>
    <w:p w14:paraId="5ED225A1">
      <w:pPr>
        <w:pStyle w:val="18"/>
        <w:tabs>
          <w:tab w:val="right" w:leader="dot" w:pos="9768"/>
        </w:tabs>
        <w:jc w:val="center"/>
        <w:rPr>
          <w:rFonts w:hint="eastAsia" w:ascii="仿宋_GB2312" w:hAnsi="仿宋_GB2312" w:eastAsia="仿宋_GB2312" w:cs="仿宋_GB2312"/>
          <w:b/>
          <w:bCs/>
          <w:kern w:val="2"/>
          <w:sz w:val="32"/>
          <w:szCs w:val="32"/>
          <w:lang w:val="en-US" w:eastAsia="zh-CN" w:bidi="ar-SA"/>
        </w:rPr>
      </w:pPr>
      <w:r>
        <w:rPr>
          <w:rFonts w:hint="eastAsia" w:ascii="仿宋_GB2312" w:hAnsi="仿宋_GB2312" w:eastAsia="仿宋_GB2312" w:cs="仿宋_GB2312"/>
          <w:b/>
          <w:bCs/>
          <w:sz w:val="28"/>
          <w:szCs w:val="28"/>
        </w:rPr>
        <w:fldChar w:fldCharType="begin"/>
      </w:r>
      <w:r>
        <w:rPr>
          <w:rFonts w:hint="eastAsia" w:ascii="仿宋_GB2312" w:hAnsi="仿宋_GB2312" w:eastAsia="仿宋_GB2312" w:cs="仿宋_GB2312"/>
          <w:b/>
          <w:bCs/>
          <w:sz w:val="28"/>
          <w:szCs w:val="28"/>
        </w:rPr>
        <w:instrText xml:space="preserve"> TOC \o "1-3" \h \z </w:instrText>
      </w:r>
      <w:r>
        <w:rPr>
          <w:rFonts w:hint="eastAsia" w:ascii="仿宋_GB2312" w:hAnsi="仿宋_GB2312" w:eastAsia="仿宋_GB2312" w:cs="仿宋_GB2312"/>
          <w:b/>
          <w:bCs/>
          <w:sz w:val="28"/>
          <w:szCs w:val="28"/>
        </w:rPr>
        <w:fldChar w:fldCharType="separate"/>
      </w:r>
      <w:r>
        <w:rPr>
          <w:rFonts w:hint="eastAsia" w:ascii="仿宋_GB2312" w:hAnsi="仿宋_GB2312" w:eastAsia="仿宋_GB2312" w:cs="仿宋_GB2312"/>
          <w:b/>
          <w:bCs/>
          <w:kern w:val="2"/>
          <w:sz w:val="32"/>
          <w:szCs w:val="32"/>
          <w:lang w:val="en-US" w:eastAsia="zh-CN" w:bidi="ar-SA"/>
        </w:rPr>
        <w:fldChar w:fldCharType="begin"/>
      </w:r>
      <w:r>
        <w:rPr>
          <w:rFonts w:hint="eastAsia" w:ascii="仿宋_GB2312" w:hAnsi="仿宋_GB2312" w:eastAsia="仿宋_GB2312" w:cs="仿宋_GB2312"/>
          <w:b/>
          <w:bCs/>
          <w:kern w:val="2"/>
          <w:sz w:val="32"/>
          <w:szCs w:val="32"/>
          <w:lang w:val="en-US" w:eastAsia="zh-CN" w:bidi="ar-SA"/>
        </w:rPr>
        <w:instrText xml:space="preserve"> HYPERLINK \l "_Toc23823" </w:instrText>
      </w:r>
      <w:r>
        <w:rPr>
          <w:rFonts w:hint="eastAsia" w:ascii="仿宋_GB2312" w:hAnsi="仿宋_GB2312" w:eastAsia="仿宋_GB2312" w:cs="仿宋_GB2312"/>
          <w:b/>
          <w:bCs/>
          <w:kern w:val="2"/>
          <w:sz w:val="32"/>
          <w:szCs w:val="32"/>
          <w:lang w:val="en-US" w:eastAsia="zh-CN" w:bidi="ar-SA"/>
        </w:rPr>
        <w:fldChar w:fldCharType="separate"/>
      </w:r>
      <w:r>
        <w:rPr>
          <w:rFonts w:hint="eastAsia" w:ascii="仿宋_GB2312" w:hAnsi="仿宋_GB2312" w:eastAsia="仿宋_GB2312" w:cs="仿宋_GB2312"/>
          <w:b/>
          <w:bCs/>
          <w:kern w:val="2"/>
          <w:sz w:val="32"/>
          <w:szCs w:val="32"/>
          <w:lang w:val="en-US" w:eastAsia="zh-CN" w:bidi="ar-SA"/>
        </w:rPr>
        <w:t>目   录</w:t>
      </w:r>
    </w:p>
    <w:p w14:paraId="650FDA46">
      <w:pPr>
        <w:pStyle w:val="18"/>
        <w:tabs>
          <w:tab w:val="right" w:leader="dot" w:pos="9768"/>
        </w:tabs>
        <w:jc w:val="center"/>
        <w:rPr>
          <w:rFonts w:hint="eastAsia" w:ascii="仿宋_GB2312" w:hAnsi="仿宋_GB2312" w:eastAsia="仿宋_GB2312" w:cs="仿宋_GB2312"/>
          <w:b/>
          <w:bCs/>
          <w:kern w:val="2"/>
          <w:sz w:val="32"/>
          <w:szCs w:val="32"/>
          <w:lang w:val="en-US" w:eastAsia="zh-CN" w:bidi="ar-SA"/>
        </w:rPr>
      </w:pPr>
    </w:p>
    <w:p w14:paraId="51DA8E2F">
      <w:pPr>
        <w:pStyle w:val="18"/>
        <w:tabs>
          <w:tab w:val="right" w:leader="dot" w:pos="9768"/>
        </w:tabs>
        <w:jc w:val="center"/>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kern w:val="2"/>
          <w:sz w:val="28"/>
          <w:szCs w:val="28"/>
          <w:lang w:val="en-US" w:eastAsia="zh-CN" w:bidi="ar-SA"/>
        </w:rPr>
        <w:t>1  目的</w:t>
      </w:r>
      <w:r>
        <w:rPr>
          <w:rFonts w:hint="eastAsia" w:ascii="仿宋_GB2312" w:hAnsi="仿宋_GB2312" w:eastAsia="仿宋_GB2312" w:cs="仿宋_GB2312"/>
          <w:b/>
          <w:bCs/>
          <w:kern w:val="2"/>
          <w:sz w:val="32"/>
          <w:szCs w:val="32"/>
          <w:lang w:val="en-US" w:eastAsia="zh-CN" w:bidi="ar-SA"/>
        </w:rPr>
        <w:tab/>
      </w:r>
      <w:r>
        <w:rPr>
          <w:rFonts w:hint="eastAsia" w:ascii="仿宋_GB2312" w:hAnsi="仿宋_GB2312" w:eastAsia="仿宋_GB2312" w:cs="仿宋_GB2312"/>
          <w:b/>
          <w:bCs/>
          <w:kern w:val="2"/>
          <w:sz w:val="32"/>
          <w:szCs w:val="32"/>
          <w:lang w:val="en-US" w:eastAsia="zh-CN" w:bidi="ar-SA"/>
        </w:rPr>
        <w:fldChar w:fldCharType="end"/>
      </w:r>
      <w:r>
        <w:rPr>
          <w:rFonts w:hint="eastAsia" w:ascii="仿宋_GB2312" w:hAnsi="仿宋_GB2312" w:eastAsia="仿宋_GB2312" w:cs="仿宋_GB2312"/>
          <w:sz w:val="28"/>
          <w:szCs w:val="28"/>
          <w:lang w:val="en-US" w:eastAsia="zh-CN"/>
        </w:rPr>
        <w:t>2</w:t>
      </w:r>
    </w:p>
    <w:p w14:paraId="488D706C">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"_Toc13196" </w:instrText>
      </w:r>
      <w:r>
        <w:fldChar w:fldCharType="separate"/>
      </w:r>
      <w:r>
        <w:rPr>
          <w:rFonts w:hint="eastAsia" w:ascii="仿宋_GB2312" w:hAnsi="仿宋_GB2312" w:eastAsia="仿宋_GB2312" w:cs="仿宋_GB2312"/>
          <w:b/>
          <w:bCs/>
          <w:sz w:val="28"/>
          <w:szCs w:val="28"/>
        </w:rPr>
        <w:t>2  适用范围</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_Toc13196 \h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p>
    <w:p w14:paraId="751EC6C8">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"_Toc3017" </w:instrText>
      </w:r>
      <w:r>
        <w:fldChar w:fldCharType="separate"/>
      </w:r>
      <w:r>
        <w:rPr>
          <w:rFonts w:hint="eastAsia" w:ascii="仿宋_GB2312" w:hAnsi="仿宋_GB2312" w:eastAsia="仿宋_GB2312" w:cs="仿宋_GB2312"/>
          <w:b/>
          <w:bCs/>
          <w:sz w:val="28"/>
          <w:szCs w:val="28"/>
        </w:rPr>
        <w:t>3  定义和缩写</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_Toc3017 \h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p>
    <w:p w14:paraId="38BCE7E9">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"_Toc31723" </w:instrText>
      </w:r>
      <w:r>
        <w:fldChar w:fldCharType="separate"/>
      </w:r>
      <w:r>
        <w:rPr>
          <w:rFonts w:hint="eastAsia" w:ascii="仿宋_GB2312" w:hAnsi="仿宋_GB2312" w:eastAsia="仿宋_GB2312" w:cs="仿宋_GB2312"/>
          <w:b/>
          <w:bCs/>
          <w:sz w:val="28"/>
          <w:szCs w:val="28"/>
        </w:rPr>
        <w:t>4  职责与权限</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_Toc31723 \h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p>
    <w:p w14:paraId="421995DC">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"_Toc23848" </w:instrText>
      </w:r>
      <w:r>
        <w:fldChar w:fldCharType="separate"/>
      </w:r>
      <w:r>
        <w:rPr>
          <w:rFonts w:hint="eastAsia" w:ascii="仿宋_GB2312" w:hAnsi="仿宋_GB2312" w:eastAsia="仿宋_GB2312" w:cs="仿宋_GB2312"/>
          <w:b/>
          <w:bCs/>
          <w:sz w:val="28"/>
          <w:szCs w:val="28"/>
        </w:rPr>
        <w:t>5  政策</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_Toc23848 \h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p>
    <w:p w14:paraId="6A96E5F2">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"_Toc4086" </w:instrText>
      </w:r>
      <w:r>
        <w:fldChar w:fldCharType="separate"/>
      </w:r>
      <w:r>
        <w:rPr>
          <w:rFonts w:hint="eastAsia" w:ascii="仿宋_GB2312" w:hAnsi="仿宋_GB2312" w:eastAsia="仿宋_GB2312" w:cs="仿宋_GB2312"/>
          <w:b/>
          <w:bCs/>
          <w:sz w:val="28"/>
          <w:szCs w:val="28"/>
        </w:rPr>
        <w:t>6  工作程序</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_Toc4086 \h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p>
    <w:p w14:paraId="3A006AA1">
      <w:pPr>
        <w:pStyle w:val="18"/>
        <w:tabs>
          <w:tab w:val="right" w:leader="dot" w:pos="9768"/>
        </w:tabs>
        <w:rPr>
          <w:rFonts w:hint="default" w:ascii="仿宋_GB2312" w:hAnsi="仿宋_GB2312" w:eastAsia="仿宋_GB2312" w:cs="仿宋_GB2312"/>
          <w:b/>
          <w:bCs/>
          <w:sz w:val="28"/>
          <w:szCs w:val="28"/>
          <w:lang w:val="en-US" w:eastAsia="zh-CN"/>
        </w:rPr>
      </w:pPr>
      <w:r>
        <w:fldChar w:fldCharType="begin"/>
      </w:r>
      <w:r>
        <w:instrText xml:space="preserve"> HYPERLINK \l "_Toc29105" </w:instrText>
      </w:r>
      <w:r>
        <w:fldChar w:fldCharType="separate"/>
      </w:r>
      <w:r>
        <w:rPr>
          <w:rFonts w:hint="eastAsia" w:ascii="仿宋_GB2312" w:hAnsi="仿宋_GB2312" w:eastAsia="仿宋_GB2312" w:cs="仿宋_GB2312"/>
          <w:b/>
          <w:bCs/>
          <w:sz w:val="28"/>
          <w:szCs w:val="28"/>
        </w:rPr>
        <w:t>7  依据/引用文件</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t>32</w:t>
      </w:r>
    </w:p>
    <w:p w14:paraId="3D0763AD">
      <w:pPr>
        <w:pStyle w:val="18"/>
        <w:tabs>
          <w:tab w:val="right" w:leader="dot" w:pos="9768"/>
        </w:tabs>
        <w:rPr>
          <w:rFonts w:ascii="仿宋_GB2312" w:hAnsi="仿宋_GB2312" w:eastAsia="仿宋_GB2312" w:cs="仿宋_GB2312"/>
          <w:b/>
          <w:bCs/>
          <w:sz w:val="28"/>
          <w:szCs w:val="28"/>
        </w:rPr>
      </w:pPr>
      <w:r>
        <w:fldChar w:fldCharType="begin"/>
      </w:r>
      <w:r>
        <w:instrText xml:space="preserve"> HYPERLINK \l "_Toc9472" </w:instrText>
      </w:r>
      <w:r>
        <w:fldChar w:fldCharType="separate"/>
      </w:r>
      <w:r>
        <w:rPr>
          <w:rFonts w:hint="eastAsia" w:ascii="仿宋_GB2312" w:hAnsi="仿宋_GB2312" w:eastAsia="仿宋_GB2312" w:cs="仿宋_GB2312"/>
          <w:b/>
          <w:bCs/>
          <w:sz w:val="28"/>
          <w:szCs w:val="28"/>
        </w:rPr>
        <w:t>8  记录清单</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_Toc9472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lang w:val="en-US" w:eastAsia="zh-CN"/>
        </w:rPr>
        <w:t>33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bCs/>
          <w:szCs w:val="28"/>
        </w:rPr>
        <w:fldChar w:fldCharType="end"/>
      </w:r>
    </w:p>
    <w:p w14:paraId="5F87BEBC">
      <w:pPr>
        <w:jc w:val="center"/>
        <w:rPr>
          <w:rFonts w:ascii="宋体" w:hAnsi="宋体"/>
          <w:b/>
          <w:bCs/>
          <w:sz w:val="24"/>
          <w:szCs w:val="20"/>
        </w:rPr>
      </w:pPr>
    </w:p>
    <w:p w14:paraId="75AD18CC">
      <w:pPr>
        <w:jc w:val="center"/>
        <w:rPr>
          <w:rFonts w:ascii="宋体" w:hAnsi="宋体"/>
          <w:b/>
          <w:bCs/>
          <w:sz w:val="24"/>
          <w:szCs w:val="20"/>
        </w:rPr>
      </w:pPr>
    </w:p>
    <w:p w14:paraId="0C9D3689">
      <w:pPr>
        <w:jc w:val="center"/>
        <w:rPr>
          <w:rFonts w:ascii="宋体" w:hAnsi="宋体"/>
          <w:b/>
          <w:bCs/>
          <w:sz w:val="24"/>
          <w:szCs w:val="20"/>
        </w:rPr>
      </w:pPr>
    </w:p>
    <w:p w14:paraId="0641D2F5">
      <w:pPr>
        <w:jc w:val="center"/>
        <w:rPr>
          <w:rFonts w:ascii="宋体" w:hAnsi="宋体"/>
          <w:b/>
          <w:bCs/>
          <w:sz w:val="24"/>
          <w:szCs w:val="20"/>
        </w:rPr>
      </w:pPr>
    </w:p>
    <w:p w14:paraId="2646A26C">
      <w:pPr>
        <w:jc w:val="center"/>
        <w:rPr>
          <w:rFonts w:ascii="宋体" w:hAnsi="宋体"/>
          <w:b/>
          <w:bCs/>
          <w:sz w:val="24"/>
          <w:szCs w:val="20"/>
        </w:rPr>
      </w:pPr>
    </w:p>
    <w:p w14:paraId="7ED1E385">
      <w:pPr>
        <w:jc w:val="center"/>
        <w:rPr>
          <w:rFonts w:ascii="宋体" w:hAnsi="宋体"/>
          <w:b/>
          <w:bCs/>
          <w:sz w:val="24"/>
          <w:szCs w:val="20"/>
        </w:rPr>
      </w:pPr>
    </w:p>
    <w:p w14:paraId="551260CC">
      <w:pPr>
        <w:jc w:val="center"/>
        <w:rPr>
          <w:rFonts w:ascii="宋体" w:hAnsi="宋体"/>
          <w:b/>
          <w:bCs/>
          <w:sz w:val="24"/>
          <w:szCs w:val="20"/>
        </w:rPr>
      </w:pPr>
    </w:p>
    <w:p w14:paraId="3D185923">
      <w:pPr>
        <w:pStyle w:val="2"/>
        <w:ind w:firstLine="482"/>
        <w:rPr>
          <w:rFonts w:ascii="宋体" w:hAnsi="宋体"/>
          <w:b/>
          <w:bCs/>
          <w:sz w:val="24"/>
          <w:szCs w:val="20"/>
        </w:rPr>
      </w:pPr>
    </w:p>
    <w:p w14:paraId="6A206430">
      <w:pPr>
        <w:pStyle w:val="2"/>
        <w:ind w:firstLine="482"/>
        <w:rPr>
          <w:rFonts w:ascii="宋体" w:hAnsi="宋体"/>
          <w:b/>
          <w:bCs/>
          <w:sz w:val="24"/>
          <w:szCs w:val="20"/>
        </w:rPr>
      </w:pPr>
    </w:p>
    <w:p w14:paraId="77B0626C">
      <w:pPr>
        <w:jc w:val="center"/>
        <w:rPr>
          <w:rFonts w:ascii="宋体" w:hAnsi="宋体"/>
          <w:b/>
          <w:bCs/>
          <w:sz w:val="24"/>
          <w:szCs w:val="20"/>
        </w:rPr>
      </w:pPr>
    </w:p>
    <w:p w14:paraId="44BCB308">
      <w:pPr>
        <w:jc w:val="center"/>
        <w:rPr>
          <w:rFonts w:ascii="宋体" w:hAnsi="宋体"/>
          <w:b/>
          <w:bCs/>
          <w:sz w:val="24"/>
          <w:szCs w:val="20"/>
        </w:rPr>
      </w:pPr>
    </w:p>
    <w:p w14:paraId="162D2608">
      <w:pPr>
        <w:pStyle w:val="27"/>
        <w:ind w:firstLine="480"/>
      </w:pPr>
    </w:p>
    <w:p w14:paraId="5D18B880">
      <w:pPr>
        <w:pStyle w:val="27"/>
        <w:ind w:firstLine="480"/>
      </w:pPr>
    </w:p>
    <w:p w14:paraId="186AFE2A">
      <w:pPr>
        <w:pStyle w:val="27"/>
        <w:ind w:firstLine="0" w:firstLineChars="0"/>
      </w:pPr>
    </w:p>
    <w:p w14:paraId="5BA547CE">
      <w:pPr>
        <w:pStyle w:val="27"/>
        <w:ind w:firstLine="0" w:firstLineChars="0"/>
      </w:pPr>
    </w:p>
    <w:p w14:paraId="6EC08CAA">
      <w:pPr>
        <w:rPr>
          <w:rFonts w:ascii="宋体" w:hAnsi="宋体"/>
          <w:b/>
          <w:bCs/>
          <w:sz w:val="24"/>
          <w:szCs w:val="20"/>
        </w:rPr>
      </w:pPr>
    </w:p>
    <w:p w14:paraId="6BE14600">
      <w:pPr>
        <w:pStyle w:val="2"/>
      </w:pPr>
    </w:p>
    <w:p w14:paraId="2813302A">
      <w:pPr>
        <w:pStyle w:val="3"/>
        <w:numPr>
          <w:ilvl w:val="0"/>
          <w:numId w:val="0"/>
        </w:numPr>
        <w:tabs>
          <w:tab w:val="clear" w:pos="1260"/>
        </w:tabs>
        <w:rPr>
          <w:rFonts w:hint="eastAsia" w:ascii="黑体" w:hAnsi="黑体" w:eastAsia="黑体" w:cs="黑体"/>
          <w:b/>
          <w:szCs w:val="28"/>
        </w:rPr>
        <w:sectPr>
          <w:headerReference r:id="rId4" w:type="first"/>
          <w:footerReference r:id="rId6" w:type="first"/>
          <w:headerReference r:id="rId3" w:type="default"/>
          <w:footerReference r:id="rId5" w:type="default"/>
          <w:pgSz w:w="11906" w:h="16838"/>
          <w:pgMar w:top="2132" w:right="879" w:bottom="1440" w:left="1259" w:header="567" w:footer="992" w:gutter="0"/>
          <w:cols w:space="720" w:num="1"/>
          <w:titlePg/>
          <w:docGrid w:type="lines" w:linePitch="312" w:charSpace="0"/>
        </w:sectPr>
      </w:pPr>
      <w:bookmarkStart w:id="1" w:name="_Toc23823"/>
    </w:p>
    <w:p w14:paraId="3C474BBC">
      <w:pPr>
        <w:pStyle w:val="3"/>
        <w:numPr>
          <w:ilvl w:val="0"/>
          <w:numId w:val="0"/>
        </w:numPr>
        <w:tabs>
          <w:tab w:val="clear" w:pos="1260"/>
        </w:tabs>
        <w:rPr>
          <w:rFonts w:hint="eastAsia" w:ascii="黑体" w:hAnsi="黑体" w:eastAsia="黑体" w:cs="黑体"/>
          <w:b/>
          <w:szCs w:val="28"/>
        </w:rPr>
      </w:pPr>
      <w:r>
        <w:rPr>
          <w:rFonts w:hint="eastAsia" w:ascii="黑体" w:hAnsi="黑体" w:eastAsia="黑体" w:cs="黑体"/>
          <w:b/>
          <w:szCs w:val="28"/>
        </w:rPr>
        <w:t>1  目的</w:t>
      </w:r>
      <w:bookmarkEnd w:id="1"/>
    </w:p>
    <w:p w14:paraId="16314E21">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通</w:t>
      </w:r>
      <w:r>
        <w:rPr>
          <w:rFonts w:hint="eastAsia" w:ascii="仿宋_GB2312" w:hAnsi="仿宋_GB2312" w:eastAsia="仿宋_GB2312" w:cs="仿宋_GB2312"/>
          <w:sz w:val="28"/>
          <w:szCs w:val="28"/>
          <w:lang w:val="en-US" w:eastAsia="zh-CN"/>
        </w:rPr>
        <w:t>过</w:t>
      </w:r>
      <w:r>
        <w:rPr>
          <w:rFonts w:ascii="仿宋_GB2312" w:hAnsi="仿宋_GB2312" w:eastAsia="仿宋_GB2312" w:cs="仿宋_GB2312"/>
          <w:sz w:val="28"/>
          <w:szCs w:val="28"/>
        </w:rPr>
        <w:t>本</w:t>
      </w:r>
      <w:r>
        <w:rPr>
          <w:rFonts w:hint="eastAsia" w:ascii="仿宋_GB2312" w:hAnsi="仿宋_GB2312" w:eastAsia="仿宋_GB2312" w:cs="仿宋_GB2312"/>
          <w:sz w:val="28"/>
          <w:szCs w:val="28"/>
        </w:rPr>
        <w:t>手册</w:t>
      </w:r>
      <w:r>
        <w:rPr>
          <w:rFonts w:ascii="仿宋_GB2312" w:hAnsi="仿宋_GB2312" w:eastAsia="仿宋_GB2312" w:cs="仿宋_GB2312"/>
          <w:sz w:val="28"/>
          <w:szCs w:val="28"/>
        </w:rPr>
        <w:t>旨在帮助或指导</w:t>
      </w:r>
      <w:r>
        <w:rPr>
          <w:rFonts w:hint="eastAsia" w:ascii="仿宋_GB2312" w:hAnsi="仿宋_GB2312" w:eastAsia="仿宋_GB2312" w:cs="仿宋_GB2312"/>
          <w:sz w:val="28"/>
          <w:szCs w:val="28"/>
          <w:lang w:eastAsia="zh-Hans"/>
        </w:rPr>
        <w:t>用户体验设计师</w:t>
      </w:r>
      <w:r>
        <w:rPr>
          <w:rFonts w:ascii="仿宋_GB2312" w:hAnsi="仿宋_GB2312" w:eastAsia="仿宋_GB2312" w:cs="仿宋_GB2312"/>
          <w:sz w:val="28"/>
          <w:szCs w:val="28"/>
          <w:lang w:eastAsia="zh-Hans"/>
        </w:rPr>
        <w:t>、</w:t>
      </w:r>
      <w:r>
        <w:rPr>
          <w:rFonts w:hint="eastAsia" w:ascii="仿宋_GB2312" w:hAnsi="仿宋_GB2312" w:eastAsia="仿宋_GB2312" w:cs="仿宋_GB2312"/>
          <w:color w:val="000000"/>
          <w:sz w:val="28"/>
          <w:szCs w:val="28"/>
        </w:rPr>
        <w:t>软件研发工程师</w:t>
      </w:r>
      <w:r>
        <w:rPr>
          <w:rFonts w:ascii="仿宋_GB2312" w:hAnsi="仿宋_GB2312" w:eastAsia="仿宋_GB2312" w:cs="仿宋_GB2312"/>
          <w:sz w:val="28"/>
          <w:szCs w:val="28"/>
        </w:rPr>
        <w:t>做出适合线上业务的UI设计。在UI</w:t>
      </w:r>
      <w:r>
        <w:rPr>
          <w:rFonts w:hint="eastAsia" w:ascii="仿宋_GB2312" w:hAnsi="仿宋_GB2312" w:eastAsia="仿宋_GB2312" w:cs="仿宋_GB2312"/>
          <w:sz w:val="28"/>
          <w:szCs w:val="28"/>
        </w:rPr>
        <w:t>设计方面</w:t>
      </w:r>
      <w:r>
        <w:rPr>
          <w:rFonts w:ascii="仿宋_GB2312" w:hAnsi="仿宋_GB2312" w:eastAsia="仿宋_GB2312" w:cs="仿宋_GB2312"/>
          <w:sz w:val="28"/>
          <w:szCs w:val="28"/>
        </w:rPr>
        <w:t>予以规范，从而为公司业务系统稳定、</w:t>
      </w:r>
      <w:r>
        <w:rPr>
          <w:rFonts w:hint="eastAsia" w:ascii="仿宋_GB2312" w:hAnsi="仿宋_GB2312" w:eastAsia="仿宋_GB2312" w:cs="仿宋_GB2312"/>
          <w:sz w:val="28"/>
          <w:szCs w:val="28"/>
        </w:rPr>
        <w:t>高性能、</w:t>
      </w:r>
      <w:r>
        <w:rPr>
          <w:rFonts w:ascii="仿宋_GB2312" w:hAnsi="仿宋_GB2312" w:eastAsia="仿宋_GB2312" w:cs="仿宋_GB2312"/>
          <w:sz w:val="28"/>
          <w:szCs w:val="28"/>
        </w:rPr>
        <w:t>健康地运行提供保障。</w:t>
      </w:r>
    </w:p>
    <w:p w14:paraId="17AD4F3D">
      <w:pPr>
        <w:pStyle w:val="3"/>
        <w:numPr>
          <w:ilvl w:val="0"/>
          <w:numId w:val="0"/>
        </w:numPr>
        <w:tabs>
          <w:tab w:val="clear" w:pos="1260"/>
        </w:tabs>
        <w:rPr>
          <w:rFonts w:ascii="仿宋_GB2312" w:hAnsi="仿宋_GB2312" w:eastAsia="仿宋_GB2312" w:cs="仿宋_GB2312"/>
          <w:szCs w:val="28"/>
        </w:rPr>
      </w:pPr>
      <w:bookmarkStart w:id="2" w:name="_Toc13196"/>
      <w:r>
        <w:rPr>
          <w:rFonts w:hint="eastAsia" w:ascii="黑体" w:hAnsi="黑体" w:eastAsia="黑体" w:cs="黑体"/>
          <w:b/>
          <w:szCs w:val="28"/>
        </w:rPr>
        <w:t>2  适用范围</w:t>
      </w:r>
      <w:bookmarkEnd w:id="2"/>
    </w:p>
    <w:p w14:paraId="6EC585B0">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适用于深圳市房屋租赁运营管理有限公司及子公司的</w:t>
      </w:r>
      <w:r>
        <w:rPr>
          <w:rFonts w:hint="eastAsia" w:ascii="仿宋_GB2312" w:hAnsi="仿宋_GB2312" w:eastAsia="仿宋_GB2312" w:cs="仿宋_GB2312"/>
          <w:sz w:val="28"/>
          <w:szCs w:val="28"/>
          <w:lang w:val="en-US" w:eastAsia="zh-CN"/>
        </w:rPr>
        <w:t>Web</w:t>
      </w:r>
      <w:r>
        <w:rPr>
          <w:rFonts w:hint="eastAsia" w:ascii="仿宋_GB2312" w:hAnsi="仿宋_GB2312" w:eastAsia="仿宋_GB2312" w:cs="仿宋_GB2312"/>
          <w:sz w:val="28"/>
          <w:szCs w:val="28"/>
          <w:lang w:eastAsia="zh-Hans"/>
        </w:rPr>
        <w:t>端</w:t>
      </w:r>
      <w:r>
        <w:rPr>
          <w:rFonts w:hint="eastAsia" w:ascii="仿宋_GB2312" w:hAnsi="仿宋_GB2312" w:eastAsia="仿宋_GB2312" w:cs="仿宋_GB2312"/>
          <w:sz w:val="28"/>
          <w:szCs w:val="28"/>
          <w:lang w:val="en-US" w:eastAsia="zh-CN"/>
        </w:rPr>
        <w:t>/Mobile端</w:t>
      </w:r>
      <w:r>
        <w:rPr>
          <w:rFonts w:ascii="仿宋_GB2312" w:hAnsi="仿宋_GB2312" w:eastAsia="仿宋_GB2312" w:cs="仿宋_GB2312"/>
          <w:sz w:val="28"/>
          <w:szCs w:val="28"/>
        </w:rPr>
        <w:t>UI</w:t>
      </w:r>
      <w:r>
        <w:rPr>
          <w:rFonts w:hint="eastAsia" w:ascii="仿宋_GB2312" w:hAnsi="仿宋_GB2312" w:eastAsia="仿宋_GB2312" w:cs="仿宋_GB2312"/>
          <w:sz w:val="28"/>
          <w:szCs w:val="28"/>
          <w:lang w:eastAsia="zh-Hans"/>
        </w:rPr>
        <w:t>规范设计。</w:t>
      </w:r>
    </w:p>
    <w:p w14:paraId="2AA6A96C">
      <w:pPr>
        <w:pStyle w:val="3"/>
        <w:numPr>
          <w:ilvl w:val="0"/>
          <w:numId w:val="0"/>
        </w:numPr>
        <w:tabs>
          <w:tab w:val="clear" w:pos="1260"/>
        </w:tabs>
        <w:rPr>
          <w:rFonts w:ascii="黑体" w:hAnsi="黑体" w:eastAsia="黑体" w:cs="黑体"/>
          <w:b/>
          <w:szCs w:val="28"/>
        </w:rPr>
      </w:pPr>
      <w:bookmarkStart w:id="3" w:name="_Toc3017"/>
      <w:r>
        <w:rPr>
          <w:rFonts w:hint="eastAsia" w:ascii="黑体" w:hAnsi="黑体" w:eastAsia="黑体" w:cs="黑体"/>
          <w:b/>
          <w:szCs w:val="28"/>
        </w:rPr>
        <w:t>3  定义和缩写</w:t>
      </w:r>
      <w:bookmarkEnd w:id="3"/>
    </w:p>
    <w:p w14:paraId="56BE7112">
      <w:pPr>
        <w:pStyle w:val="2"/>
        <w:ind w:firstLine="560"/>
        <w:rPr>
          <w:rFonts w:hint="eastAsia" w:ascii="仿宋_GB2312" w:hAnsi="仿宋" w:eastAsia="仿宋_GB2312"/>
          <w:sz w:val="28"/>
          <w:szCs w:val="28"/>
        </w:rPr>
      </w:pPr>
      <w:r>
        <w:rPr>
          <w:rFonts w:ascii="仿宋_GB2312" w:hAnsi="仿宋" w:eastAsia="仿宋_GB2312"/>
          <w:sz w:val="28"/>
          <w:szCs w:val="28"/>
        </w:rPr>
        <w:t>UI</w:t>
      </w:r>
      <w:r>
        <w:rPr>
          <w:rFonts w:hint="eastAsia" w:ascii="仿宋_GB2312" w:hAnsi="仿宋" w:eastAsia="仿宋_GB2312"/>
          <w:sz w:val="28"/>
          <w:szCs w:val="28"/>
        </w:rPr>
        <w:t>：UI是User</w:t>
      </w:r>
      <w:r>
        <w:rPr>
          <w:rFonts w:ascii="仿宋_GB2312" w:hAnsi="仿宋" w:eastAsia="仿宋_GB2312"/>
          <w:sz w:val="28"/>
          <w:szCs w:val="28"/>
        </w:rPr>
        <w:t xml:space="preserve"> </w:t>
      </w:r>
      <w:r>
        <w:rPr>
          <w:rFonts w:hint="eastAsia" w:ascii="仿宋_GB2312" w:hAnsi="仿宋" w:eastAsia="仿宋_GB2312"/>
          <w:sz w:val="28"/>
          <w:szCs w:val="28"/>
        </w:rPr>
        <w:t>Interface的缩写，意思是用户界面。</w:t>
      </w:r>
    </w:p>
    <w:p w14:paraId="7426DAF9">
      <w:pPr>
        <w:spacing w:line="360" w:lineRule="auto"/>
        <w:ind w:firstLine="560" w:firstLineChars="200"/>
        <w:rPr>
          <w:rFonts w:hint="eastAsia" w:ascii="仿宋_GB2312" w:hAnsi="仿宋" w:eastAsia="仿宋_GB2312"/>
          <w:sz w:val="28"/>
          <w:szCs w:val="28"/>
        </w:rPr>
      </w:pPr>
      <w:r>
        <w:rPr>
          <w:rFonts w:ascii="仿宋_GB2312" w:hAnsi="仿宋_GB2312" w:eastAsia="仿宋_GB2312" w:cs="仿宋_GB2312"/>
          <w:sz w:val="28"/>
          <w:szCs w:val="28"/>
        </w:rPr>
        <w:t>以下所有规范会按照【强制】、【建议】</w:t>
      </w:r>
      <w:r>
        <w:rPr>
          <w:rFonts w:hint="eastAsia" w:ascii="仿宋_GB2312" w:hAnsi="仿宋_GB2312" w:eastAsia="仿宋_GB2312" w:cs="仿宋_GB2312"/>
          <w:sz w:val="28"/>
          <w:szCs w:val="28"/>
          <w:lang w:eastAsia="zh-Hans"/>
        </w:rPr>
        <w:t>二</w:t>
      </w:r>
      <w:r>
        <w:rPr>
          <w:rFonts w:ascii="仿宋_GB2312" w:hAnsi="仿宋_GB2312" w:eastAsia="仿宋_GB2312" w:cs="仿宋_GB2312"/>
          <w:sz w:val="28"/>
          <w:szCs w:val="28"/>
        </w:rPr>
        <w:t>个级别进行标注，遵守优先级从高到低。对于不满足【强制】的设计，会强制打回要求修改。</w:t>
      </w:r>
    </w:p>
    <w:p w14:paraId="63049B66">
      <w:pPr>
        <w:pStyle w:val="3"/>
        <w:numPr>
          <w:ilvl w:val="0"/>
          <w:numId w:val="0"/>
        </w:numPr>
        <w:tabs>
          <w:tab w:val="clear" w:pos="1260"/>
        </w:tabs>
        <w:rPr>
          <w:rFonts w:ascii="黑体" w:hAnsi="黑体" w:eastAsia="黑体" w:cs="黑体"/>
          <w:b/>
          <w:szCs w:val="28"/>
        </w:rPr>
      </w:pPr>
      <w:bookmarkStart w:id="4" w:name="_Toc31723"/>
      <w:r>
        <w:rPr>
          <w:rFonts w:hint="eastAsia" w:ascii="黑体" w:hAnsi="黑体" w:eastAsia="黑体" w:cs="黑体"/>
          <w:b/>
          <w:szCs w:val="28"/>
        </w:rPr>
        <w:t>4  职责与权限</w:t>
      </w:r>
      <w:bookmarkEnd w:id="4"/>
    </w:p>
    <w:tbl>
      <w:tblPr>
        <w:tblStyle w:val="28"/>
        <w:tblW w:w="9018" w:type="dxa"/>
        <w:tblInd w:w="528" w:type="dxa"/>
        <w:tblLayout w:type="autofit"/>
        <w:tblCellMar>
          <w:top w:w="0" w:type="dxa"/>
          <w:left w:w="108" w:type="dxa"/>
          <w:bottom w:w="0" w:type="dxa"/>
          <w:right w:w="108" w:type="dxa"/>
        </w:tblCellMar>
      </w:tblPr>
      <w:tblGrid>
        <w:gridCol w:w="2053"/>
        <w:gridCol w:w="5315"/>
        <w:gridCol w:w="1650"/>
      </w:tblGrid>
      <w:tr w14:paraId="786244ED">
        <w:tblPrEx>
          <w:tblCellMar>
            <w:top w:w="0" w:type="dxa"/>
            <w:left w:w="108" w:type="dxa"/>
            <w:bottom w:w="0" w:type="dxa"/>
            <w:right w:w="108" w:type="dxa"/>
          </w:tblCellMar>
        </w:tblPrEx>
        <w:trPr>
          <w:trHeight w:val="365" w:hRule="atLeast"/>
          <w:tblHeader/>
        </w:trPr>
        <w:tc>
          <w:tcPr>
            <w:tcW w:w="2053" w:type="dxa"/>
            <w:tcBorders>
              <w:top w:val="single" w:color="000000" w:sz="6" w:space="0"/>
              <w:left w:val="single" w:color="000000" w:sz="6" w:space="0"/>
              <w:bottom w:val="single" w:color="000000" w:sz="6" w:space="0"/>
              <w:right w:val="single" w:color="000000" w:sz="6" w:space="0"/>
            </w:tcBorders>
            <w:shd w:val="clear" w:color="auto" w:fill="D7D7D7"/>
            <w:vAlign w:val="center"/>
          </w:tcPr>
          <w:p w14:paraId="42CA8C6B">
            <w:pPr>
              <w:spacing w:line="360" w:lineRule="auto"/>
              <w:rPr>
                <w:rFonts w:ascii="仿宋_GB2312" w:hAnsi="仿宋_GB2312" w:eastAsia="仿宋_GB2312" w:cs="仿宋_GB2312"/>
                <w:b/>
                <w:bCs/>
                <w:sz w:val="24"/>
              </w:rPr>
            </w:pPr>
            <w:r>
              <w:rPr>
                <w:rFonts w:hint="eastAsia" w:ascii="仿宋_GB2312" w:hAnsi="仿宋_GB2312" w:eastAsia="仿宋_GB2312" w:cs="仿宋_GB2312"/>
                <w:b/>
                <w:bCs/>
                <w:sz w:val="24"/>
                <w:shd w:val="clear" w:color="auto" w:fill="D7D7D7"/>
              </w:rPr>
              <w:t>部门/岗位</w:t>
            </w:r>
          </w:p>
        </w:tc>
        <w:tc>
          <w:tcPr>
            <w:tcW w:w="5315" w:type="dxa"/>
            <w:tcBorders>
              <w:top w:val="single" w:color="000000" w:sz="6" w:space="0"/>
              <w:left w:val="single" w:color="000000" w:sz="6" w:space="0"/>
              <w:bottom w:val="single" w:color="000000" w:sz="6" w:space="0"/>
              <w:right w:val="single" w:color="000000" w:sz="6" w:space="0"/>
            </w:tcBorders>
            <w:shd w:val="clear" w:color="auto" w:fill="D7D7D7"/>
            <w:vAlign w:val="center"/>
          </w:tcPr>
          <w:p w14:paraId="6F79C214">
            <w:pPr>
              <w:spacing w:line="360" w:lineRule="auto"/>
              <w:jc w:val="center"/>
              <w:rPr>
                <w:rFonts w:ascii="仿宋_GB2312" w:hAnsi="仿宋_GB2312" w:eastAsia="仿宋_GB2312" w:cs="仿宋_GB2312"/>
                <w:b/>
                <w:bCs/>
                <w:sz w:val="24"/>
              </w:rPr>
            </w:pPr>
            <w:r>
              <w:rPr>
                <w:rFonts w:hint="eastAsia" w:ascii="仿宋_GB2312" w:hAnsi="仿宋_GB2312" w:eastAsia="仿宋_GB2312" w:cs="仿宋_GB2312"/>
                <w:b/>
                <w:bCs/>
                <w:sz w:val="24"/>
              </w:rPr>
              <w:t>职责</w:t>
            </w:r>
          </w:p>
        </w:tc>
        <w:tc>
          <w:tcPr>
            <w:tcW w:w="1650" w:type="dxa"/>
            <w:tcBorders>
              <w:top w:val="single" w:color="000000" w:sz="6" w:space="0"/>
              <w:left w:val="single" w:color="000000" w:sz="6" w:space="0"/>
              <w:bottom w:val="single" w:color="000000" w:sz="6" w:space="0"/>
              <w:right w:val="single" w:color="000000" w:sz="6" w:space="0"/>
            </w:tcBorders>
            <w:shd w:val="clear" w:color="auto" w:fill="D7D7D7"/>
            <w:vAlign w:val="center"/>
          </w:tcPr>
          <w:p w14:paraId="2D1777F9">
            <w:pPr>
              <w:spacing w:line="360" w:lineRule="auto"/>
              <w:jc w:val="center"/>
              <w:rPr>
                <w:rFonts w:ascii="仿宋_GB2312" w:hAnsi="仿宋_GB2312" w:eastAsia="仿宋_GB2312" w:cs="仿宋_GB2312"/>
                <w:b/>
                <w:bCs/>
                <w:sz w:val="24"/>
              </w:rPr>
            </w:pPr>
            <w:r>
              <w:rPr>
                <w:rFonts w:hint="eastAsia" w:ascii="仿宋_GB2312" w:hAnsi="仿宋_GB2312" w:eastAsia="仿宋_GB2312" w:cs="仿宋_GB2312"/>
                <w:b/>
                <w:bCs/>
                <w:sz w:val="24"/>
              </w:rPr>
              <w:t>不相容职责</w:t>
            </w:r>
          </w:p>
        </w:tc>
      </w:tr>
      <w:tr w14:paraId="1C0EDA11">
        <w:tblPrEx>
          <w:tblCellMar>
            <w:top w:w="0" w:type="dxa"/>
            <w:left w:w="108" w:type="dxa"/>
            <w:bottom w:w="0" w:type="dxa"/>
            <w:right w:w="108" w:type="dxa"/>
          </w:tblCellMar>
        </w:tblPrEx>
        <w:trPr>
          <w:trHeight w:val="1061" w:hRule="atLeast"/>
        </w:trPr>
        <w:tc>
          <w:tcPr>
            <w:tcW w:w="2053" w:type="dxa"/>
            <w:tcBorders>
              <w:top w:val="single" w:color="000000" w:sz="6" w:space="0"/>
              <w:left w:val="single" w:color="000000" w:sz="6" w:space="0"/>
              <w:bottom w:val="single" w:color="000000" w:sz="6" w:space="0"/>
              <w:right w:val="single" w:color="000000" w:sz="6" w:space="0"/>
            </w:tcBorders>
          </w:tcPr>
          <w:p w14:paraId="6CFB1E26">
            <w:pPr>
              <w:spacing w:line="360" w:lineRule="auto"/>
              <w:rPr>
                <w:rFonts w:ascii="仿宋_GB2312" w:hAnsi="仿宋_GB2312" w:eastAsia="仿宋_GB2312" w:cs="仿宋_GB2312"/>
                <w:sz w:val="24"/>
              </w:rPr>
            </w:pPr>
            <w:r>
              <w:rPr>
                <w:rFonts w:hint="eastAsia" w:ascii="仿宋_GB2312" w:hAnsi="仿宋_GB2312" w:eastAsia="仿宋_GB2312" w:cs="仿宋_GB2312"/>
                <w:sz w:val="24"/>
              </w:rPr>
              <w:t>4.1数字化运营管理部</w:t>
            </w:r>
          </w:p>
        </w:tc>
        <w:tc>
          <w:tcPr>
            <w:tcW w:w="5315" w:type="dxa"/>
            <w:tcBorders>
              <w:top w:val="single" w:color="000000" w:sz="6" w:space="0"/>
              <w:left w:val="single" w:color="000000" w:sz="6" w:space="0"/>
              <w:bottom w:val="single" w:color="000000" w:sz="6" w:space="0"/>
              <w:right w:val="single" w:color="000000" w:sz="6" w:space="0"/>
            </w:tcBorders>
          </w:tcPr>
          <w:p w14:paraId="78C080ED">
            <w:pPr>
              <w:spacing w:line="360" w:lineRule="auto"/>
            </w:pPr>
            <w:r>
              <w:rPr>
                <w:rFonts w:hint="eastAsia" w:ascii="仿宋_GB2312" w:hAnsi="仿宋_GB2312" w:eastAsia="仿宋_GB2312" w:cs="仿宋_GB2312"/>
                <w:sz w:val="24"/>
              </w:rPr>
              <w:t>4.1.1负责公司及所属企业的信息系统开发管理工作，对信息系统供应商的</w:t>
            </w:r>
            <w:r>
              <w:rPr>
                <w:rFonts w:ascii="仿宋_GB2312" w:hAnsi="仿宋_GB2312" w:eastAsia="仿宋_GB2312" w:cs="仿宋_GB2312"/>
                <w:sz w:val="24"/>
              </w:rPr>
              <w:t>UI</w:t>
            </w:r>
            <w:r>
              <w:rPr>
                <w:rFonts w:hint="eastAsia" w:ascii="仿宋_GB2312" w:hAnsi="仿宋_GB2312" w:eastAsia="仿宋_GB2312" w:cs="仿宋_GB2312"/>
                <w:sz w:val="24"/>
                <w:lang w:eastAsia="zh-Hans"/>
              </w:rPr>
              <w:t>设计</w:t>
            </w:r>
            <w:r>
              <w:rPr>
                <w:rFonts w:ascii="仿宋_GB2312" w:hAnsi="仿宋_GB2312" w:eastAsia="仿宋_GB2312" w:cs="仿宋_GB2312"/>
                <w:sz w:val="24"/>
                <w:lang w:eastAsia="zh-Hans"/>
              </w:rPr>
              <w:t>，</w:t>
            </w:r>
            <w:r>
              <w:rPr>
                <w:rFonts w:hint="eastAsia" w:ascii="仿宋_GB2312" w:hAnsi="仿宋_GB2312" w:eastAsia="仿宋_GB2312" w:cs="仿宋_GB2312"/>
                <w:sz w:val="24"/>
              </w:rPr>
              <w:t>开发工作规范性进行监督，按规范执行软件外包或自研信息系统的</w:t>
            </w:r>
            <w:r>
              <w:rPr>
                <w:rFonts w:hint="eastAsia" w:ascii="仿宋_GB2312" w:hAnsi="仿宋_GB2312" w:eastAsia="仿宋_GB2312" w:cs="仿宋_GB2312"/>
                <w:sz w:val="24"/>
                <w:lang w:eastAsia="zh-Hans"/>
              </w:rPr>
              <w:t>设计工作</w:t>
            </w:r>
            <w:r>
              <w:rPr>
                <w:rFonts w:hint="eastAsia" w:ascii="仿宋_GB2312" w:hAnsi="仿宋_GB2312" w:eastAsia="仿宋_GB2312" w:cs="仿宋_GB2312"/>
                <w:sz w:val="24"/>
              </w:rPr>
              <w:t>。</w:t>
            </w:r>
          </w:p>
        </w:tc>
        <w:tc>
          <w:tcPr>
            <w:tcW w:w="1650" w:type="dxa"/>
            <w:tcBorders>
              <w:top w:val="single" w:color="000000" w:sz="6" w:space="0"/>
              <w:left w:val="single" w:color="000000" w:sz="6" w:space="0"/>
              <w:bottom w:val="single" w:color="000000" w:sz="6" w:space="0"/>
              <w:right w:val="single" w:color="000000" w:sz="6" w:space="0"/>
            </w:tcBorders>
          </w:tcPr>
          <w:p w14:paraId="0C1EFE4F">
            <w:pPr>
              <w:spacing w:line="360" w:lineRule="auto"/>
              <w:rPr>
                <w:rFonts w:ascii="仿宋_GB2312" w:hAnsi="仿宋_GB2312" w:eastAsia="仿宋_GB2312" w:cs="仿宋_GB2312"/>
                <w:sz w:val="24"/>
              </w:rPr>
            </w:pPr>
            <w:r>
              <w:rPr>
                <w:rFonts w:hint="eastAsia" w:ascii="仿宋_GB2312" w:hAnsi="仿宋_GB2312" w:eastAsia="仿宋_GB2312" w:cs="仿宋_GB2312"/>
                <w:sz w:val="24"/>
              </w:rPr>
              <w:t>无</w:t>
            </w:r>
          </w:p>
        </w:tc>
      </w:tr>
    </w:tbl>
    <w:p w14:paraId="00D08EF4">
      <w:pPr>
        <w:pStyle w:val="3"/>
        <w:numPr>
          <w:ilvl w:val="0"/>
          <w:numId w:val="0"/>
        </w:numPr>
        <w:tabs>
          <w:tab w:val="clear" w:pos="1260"/>
        </w:tabs>
        <w:rPr>
          <w:rFonts w:ascii="黑体" w:hAnsi="黑体" w:eastAsia="黑体" w:cs="黑体"/>
          <w:b/>
          <w:bCs w:val="0"/>
          <w:szCs w:val="28"/>
        </w:rPr>
      </w:pPr>
      <w:bookmarkStart w:id="5" w:name="_Toc23848"/>
      <w:r>
        <w:rPr>
          <w:rFonts w:hint="eastAsia" w:ascii="黑体" w:hAnsi="黑体" w:eastAsia="黑体" w:cs="黑体"/>
          <w:b/>
          <w:bCs w:val="0"/>
          <w:szCs w:val="28"/>
        </w:rPr>
        <w:t>5  政策</w:t>
      </w:r>
      <w:bookmarkEnd w:id="5"/>
    </w:p>
    <w:p w14:paraId="5C08D2C6">
      <w:pPr>
        <w:spacing w:line="360" w:lineRule="auto"/>
        <w:ind w:firstLine="480" w:firstLineChars="200"/>
        <w:rPr>
          <w:rFonts w:ascii="仿宋_GB2312" w:hAnsi="仿宋_GB2312" w:eastAsia="仿宋_GB2312" w:cs="仿宋_GB2312"/>
          <w:sz w:val="24"/>
        </w:rPr>
      </w:pPr>
      <w:r>
        <w:rPr>
          <w:rFonts w:hint="eastAsia" w:ascii="仿宋_GB2312" w:hAnsi="仿宋_GB2312" w:eastAsia="仿宋_GB2312" w:cs="仿宋_GB2312"/>
          <w:sz w:val="24"/>
        </w:rPr>
        <w:t>无。</w:t>
      </w:r>
      <w:bookmarkStart w:id="6" w:name="_Toc4086"/>
    </w:p>
    <w:p w14:paraId="598ACF3F">
      <w:pPr>
        <w:pStyle w:val="3"/>
        <w:numPr>
          <w:ilvl w:val="0"/>
          <w:numId w:val="0"/>
        </w:numPr>
        <w:tabs>
          <w:tab w:val="clear" w:pos="1260"/>
        </w:tabs>
        <w:rPr>
          <w:rFonts w:hint="eastAsia" w:ascii="黑体" w:hAnsi="黑体" w:eastAsia="黑体" w:cs="黑体"/>
          <w:b/>
          <w:szCs w:val="28"/>
        </w:rPr>
      </w:pPr>
      <w:r>
        <w:rPr>
          <w:rFonts w:hint="eastAsia" w:ascii="黑体" w:hAnsi="黑体" w:eastAsia="黑体" w:cs="黑体"/>
          <w:b/>
          <w:szCs w:val="28"/>
        </w:rPr>
        <w:t>6  工作程序</w:t>
      </w:r>
      <w:bookmarkEnd w:id="6"/>
    </w:p>
    <w:p w14:paraId="11FEA399">
      <w:pPr>
        <w:outlineLvl w:val="1"/>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6.1 UI设计交付流程</w:t>
      </w:r>
    </w:p>
    <w:p w14:paraId="4B1A5A72">
      <w:pPr>
        <w:pStyle w:val="2"/>
        <w:rPr>
          <w:rFonts w:hint="default"/>
          <w:lang w:val="en-US" w:eastAsia="zh-CN"/>
        </w:rPr>
      </w:pPr>
      <w:r>
        <w:drawing>
          <wp:inline distT="0" distB="0" distL="114300" distR="114300">
            <wp:extent cx="5684520" cy="6136640"/>
            <wp:effectExtent l="0" t="0" r="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684520" cy="6136640"/>
                    </a:xfrm>
                    <a:prstGeom prst="rect">
                      <a:avLst/>
                    </a:prstGeom>
                    <a:noFill/>
                    <a:ln>
                      <a:noFill/>
                    </a:ln>
                  </pic:spPr>
                </pic:pic>
              </a:graphicData>
            </a:graphic>
          </wp:inline>
        </w:drawing>
      </w:r>
    </w:p>
    <w:p w14:paraId="3D3D769C">
      <w:pPr>
        <w:outlineLvl w:val="1"/>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6.</w:t>
      </w:r>
      <w:r>
        <w:rPr>
          <w:rFonts w:hint="eastAsia" w:ascii="仿宋_GB2312" w:hAnsi="仿宋_GB2312" w:eastAsia="仿宋_GB2312" w:cs="仿宋_GB2312"/>
          <w:b/>
          <w:bCs/>
          <w:sz w:val="28"/>
          <w:szCs w:val="28"/>
          <w:lang w:val="en-US" w:eastAsia="zh-CN"/>
        </w:rPr>
        <w:t>2 电脑端</w:t>
      </w:r>
      <w:r>
        <w:rPr>
          <w:rFonts w:hint="eastAsia" w:ascii="仿宋_GB2312" w:hAnsi="仿宋_GB2312" w:eastAsia="仿宋_GB2312" w:cs="仿宋_GB2312"/>
          <w:b/>
          <w:bCs/>
          <w:sz w:val="28"/>
          <w:szCs w:val="28"/>
          <w:lang w:eastAsia="zh-Hans"/>
        </w:rPr>
        <w:t>设计规范</w:t>
      </w:r>
    </w:p>
    <w:p w14:paraId="79FC068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w:t>
      </w:r>
      <w:r>
        <w:rPr>
          <w:rFonts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建议</w:t>
      </w:r>
      <w:r>
        <w:rPr>
          <w:rFonts w:ascii="仿宋_GB2312" w:hAnsi="仿宋_GB2312" w:eastAsia="仿宋_GB2312" w:cs="仿宋_GB2312"/>
          <w:sz w:val="28"/>
          <w:szCs w:val="28"/>
        </w:rPr>
        <w:t>】</w:t>
      </w:r>
      <w:r>
        <w:rPr>
          <w:rFonts w:hint="eastAsia" w:ascii="仿宋_GB2312" w:hAnsi="仿宋_GB2312" w:eastAsia="仿宋_GB2312" w:cs="仿宋_GB2312"/>
          <w:color w:val="000000"/>
          <w:sz w:val="28"/>
          <w:szCs w:val="28"/>
        </w:rPr>
        <w:t>品牌色是体现产品特性和传播理念最直观的视觉元素之一。在色彩选取时，需要先明确品牌色在界面中的使用场景及范围。在基础色板中选择主色，我们建议选择色板从浅至深的第六个颜色作为主色。</w:t>
      </w:r>
      <w:r>
        <w:rPr>
          <w:rFonts w:hint="eastAsia" w:ascii="仿宋_GB2312" w:hAnsi="仿宋_GB2312" w:eastAsia="仿宋_GB2312" w:cs="仿宋_GB2312"/>
          <w:color w:val="000000"/>
          <w:sz w:val="28"/>
          <w:szCs w:val="28"/>
          <w:lang w:eastAsia="zh-Hans"/>
        </w:rPr>
        <w:t>安居集团</w:t>
      </w:r>
      <w:r>
        <w:rPr>
          <w:rFonts w:hint="eastAsia" w:ascii="仿宋_GB2312" w:hAnsi="仿宋_GB2312" w:eastAsia="仿宋_GB2312" w:cs="仿宋_GB2312"/>
          <w:color w:val="000000"/>
          <w:sz w:val="28"/>
          <w:szCs w:val="28"/>
        </w:rPr>
        <w:t>的品牌色</w:t>
      </w:r>
      <w:r>
        <w:rPr>
          <w:rFonts w:hint="eastAsia" w:ascii="仿宋_GB2312" w:hAnsi="仿宋_GB2312" w:eastAsia="仿宋_GB2312" w:cs="仿宋_GB2312"/>
          <w:color w:val="000000"/>
          <w:sz w:val="28"/>
          <w:szCs w:val="28"/>
          <w:lang w:eastAsia="zh-Hans"/>
        </w:rPr>
        <w:t>由企业标准蓝</w:t>
      </w:r>
      <w:r>
        <w:rPr>
          <w:rFonts w:ascii="仿宋_GB2312" w:hAnsi="仿宋_GB2312" w:eastAsia="仿宋_GB2312" w:cs="仿宋_GB2312"/>
          <w:color w:val="000000"/>
          <w:sz w:val="28"/>
          <w:szCs w:val="28"/>
        </w:rPr>
        <w:t>#0086D1</w:t>
      </w:r>
      <w:r>
        <w:rPr>
          <w:rFonts w:hint="eastAsia" w:ascii="仿宋_GB2312" w:hAnsi="仿宋_GB2312" w:eastAsia="仿宋_GB2312" w:cs="仿宋_GB2312"/>
          <w:color w:val="000000"/>
          <w:sz w:val="28"/>
          <w:szCs w:val="28"/>
          <w:lang w:eastAsia="zh-Hans"/>
        </w:rPr>
        <w:t>渐变至企业标准青</w:t>
      </w:r>
      <w:r>
        <w:rPr>
          <w:rFonts w:ascii="仿宋_GB2312" w:hAnsi="仿宋_GB2312" w:eastAsia="仿宋_GB2312" w:cs="仿宋_GB2312"/>
          <w:color w:val="000000"/>
          <w:sz w:val="28"/>
          <w:szCs w:val="28"/>
        </w:rPr>
        <w:t>#00b5d1。</w:t>
      </w:r>
    </w:p>
    <w:p w14:paraId="54934A4D">
      <w:pPr>
        <w:widowControl/>
        <w:ind w:firstLine="560" w:firstLineChars="200"/>
        <w:jc w:val="left"/>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应用场景包括：关键行动点，操作状态、重要信息高亮等场景。</w:t>
      </w:r>
    </w:p>
    <w:p w14:paraId="31963D1F">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.2</w:t>
      </w:r>
      <w:r>
        <w:rPr>
          <w:rFonts w:hint="eastAsia" w:ascii="仿宋_GB2312" w:hAnsi="仿宋_GB2312" w:eastAsia="仿宋_GB2312" w:cs="仿宋_GB2312"/>
          <w:color w:val="000000"/>
          <w:sz w:val="28"/>
          <w:szCs w:val="28"/>
        </w:rPr>
        <w:t>【强制】</w:t>
      </w:r>
      <w:r>
        <w:rPr>
          <w:rFonts w:ascii="仿宋_GB2312" w:hAnsi="仿宋_GB2312" w:eastAsia="仿宋_GB2312" w:cs="仿宋_GB2312"/>
          <w:color w:val="000000"/>
          <w:sz w:val="28"/>
          <w:szCs w:val="28"/>
        </w:rPr>
        <w:t>功能色代表了明确的信息以及状态，比如成功、出错、失败、提醒、链接等。功能色的选取需要遵守用户对色彩的基本认知。在</w:t>
      </w:r>
      <w:r>
        <w:rPr>
          <w:rFonts w:hint="eastAsia" w:ascii="仿宋_GB2312" w:hAnsi="仿宋_GB2312" w:eastAsia="仿宋_GB2312" w:cs="仿宋_GB2312"/>
          <w:color w:val="000000"/>
          <w:sz w:val="28"/>
          <w:szCs w:val="28"/>
          <w:lang w:val="en-US" w:eastAsia="zh-CN"/>
        </w:rPr>
        <w:t>深</w:t>
      </w:r>
      <w:r>
        <w:rPr>
          <w:rFonts w:hint="eastAsia" w:ascii="仿宋_GB2312" w:hAnsi="仿宋_GB2312" w:eastAsia="仿宋_GB2312" w:cs="仿宋_GB2312"/>
          <w:color w:val="000000"/>
          <w:sz w:val="28"/>
          <w:szCs w:val="28"/>
          <w:lang w:eastAsia="zh-Hans"/>
        </w:rPr>
        <w:t>安居系统</w:t>
      </w:r>
      <w:r>
        <w:rPr>
          <w:rFonts w:ascii="仿宋_GB2312" w:hAnsi="仿宋_GB2312" w:eastAsia="仿宋_GB2312" w:cs="仿宋_GB2312"/>
          <w:color w:val="000000"/>
          <w:sz w:val="28"/>
          <w:szCs w:val="28"/>
        </w:rPr>
        <w:t>产品体系下，功能色</w:t>
      </w:r>
      <w:r>
        <w:rPr>
          <w:rFonts w:hint="eastAsia" w:ascii="仿宋_GB2312" w:hAnsi="仿宋_GB2312" w:eastAsia="仿宋_GB2312" w:cs="仿宋_GB2312"/>
          <w:color w:val="000000"/>
          <w:sz w:val="28"/>
          <w:szCs w:val="28"/>
          <w:lang w:eastAsia="zh-Hans"/>
        </w:rPr>
        <w:t>必须</w:t>
      </w:r>
      <w:r>
        <w:rPr>
          <w:rFonts w:ascii="仿宋_GB2312" w:hAnsi="仿宋_GB2312" w:eastAsia="仿宋_GB2312" w:cs="仿宋_GB2312"/>
          <w:color w:val="000000"/>
          <w:sz w:val="28"/>
          <w:szCs w:val="28"/>
        </w:rPr>
        <w:t>保持一致，不要有过多的自定义干扰用户的认知体验。</w:t>
      </w:r>
    </w:p>
    <w:p w14:paraId="6BB39D3C">
      <w:pPr>
        <w:pStyle w:val="2"/>
        <w:ind w:firstLine="560" w:firstLineChars="200"/>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lang w:eastAsia="zh-Hans"/>
        </w:rPr>
        <w:t>成功色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#52C41A</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eastAsia="zh-Hans"/>
        </w:rPr>
        <w:t>警告色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#FAAD14</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eastAsia="zh-Hans"/>
        </w:rPr>
        <w:t>错误色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#F5222D</w:t>
      </w:r>
    </w:p>
    <w:p w14:paraId="64A3F1DE">
      <w:pPr>
        <w:widowControl/>
        <w:jc w:val="left"/>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.3</w:t>
      </w:r>
      <w:r>
        <w:rPr>
          <w:rFonts w:hint="eastAsia" w:ascii="仿宋_GB2312" w:hAnsi="仿宋_GB2312" w:eastAsia="仿宋_GB2312" w:cs="仿宋_GB2312"/>
          <w:color w:val="000000"/>
          <w:sz w:val="28"/>
          <w:szCs w:val="28"/>
        </w:rPr>
        <w:t>【</w:t>
      </w:r>
      <w:r>
        <w:rPr>
          <w:rFonts w:ascii="仿宋_GB2312" w:hAnsi="仿宋_GB2312" w:eastAsia="仿宋_GB2312" w:cs="仿宋_GB2312"/>
          <w:sz w:val="28"/>
          <w:szCs w:val="28"/>
        </w:rPr>
        <w:t>建议</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中性色主要被大量的应用在界面的文字部分，此外背景、边框、分割线等场景中也</w:t>
      </w:r>
      <w:r>
        <w:rPr>
          <w:rFonts w:hint="eastAsia" w:ascii="仿宋_GB2312" w:hAnsi="仿宋_GB2312" w:eastAsia="仿宋_GB2312" w:cs="仿宋_GB2312"/>
          <w:color w:val="000000"/>
          <w:sz w:val="28"/>
          <w:szCs w:val="28"/>
        </w:rPr>
        <w:t>非常</w:t>
      </w:r>
      <w:r>
        <w:rPr>
          <w:rFonts w:ascii="仿宋_GB2312" w:hAnsi="仿宋_GB2312" w:eastAsia="仿宋_GB2312" w:cs="仿宋_GB2312"/>
          <w:color w:val="000000"/>
          <w:sz w:val="28"/>
          <w:szCs w:val="28"/>
        </w:rPr>
        <w:t>常见。产品中性色的定义需要考虑深色背景以及浅色背景的差异，同时结合WCAG2.0标准。</w:t>
      </w:r>
    </w:p>
    <w:p w14:paraId="0082C139">
      <w:pPr>
        <w:widowControl/>
        <w:jc w:val="left"/>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.4</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主体字</w:t>
      </w:r>
      <w:r>
        <w:rPr>
          <w:rFonts w:hint="eastAsia" w:ascii="仿宋_GB2312" w:hAnsi="仿宋_GB2312" w:eastAsia="仿宋_GB2312" w:cs="仿宋_GB2312"/>
          <w:color w:val="000000"/>
          <w:sz w:val="28"/>
          <w:szCs w:val="28"/>
        </w:rPr>
        <w:t>我们基于电脑显示器阅读距离（50 cm）以及最佳阅读角度（0.3）对规范的主字体定义为14，以保证在多数常用显示器上的用户阅读效率最佳</w:t>
      </w:r>
      <w:r>
        <w:rPr>
          <w:rFonts w:ascii="宋体" w:hAnsi="宋体" w:cs="宋体"/>
          <w:kern w:val="0"/>
          <w:sz w:val="24"/>
          <w:lang w:bidi="ar"/>
        </w:rPr>
        <w:t>。</w:t>
      </w:r>
    </w:p>
    <w:p w14:paraId="333B469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.5</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行高规范</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在视觉体系中，我们</w:t>
      </w:r>
      <w:r>
        <w:rPr>
          <w:rFonts w:hint="eastAsia" w:ascii="仿宋_GB2312" w:hAnsi="仿宋_GB2312" w:eastAsia="仿宋_GB2312" w:cs="仿宋_GB2312"/>
          <w:color w:val="000000"/>
          <w:sz w:val="28"/>
          <w:szCs w:val="28"/>
          <w:lang w:eastAsia="zh-Hans"/>
        </w:rPr>
        <w:t>要求</w:t>
      </w:r>
      <w:r>
        <w:rPr>
          <w:rFonts w:hint="eastAsia" w:ascii="仿宋_GB2312" w:hAnsi="仿宋_GB2312" w:eastAsia="仿宋_GB2312" w:cs="仿宋_GB2312"/>
          <w:color w:val="000000"/>
          <w:sz w:val="28"/>
          <w:szCs w:val="28"/>
        </w:rPr>
        <w:t>的主要字体为14，与之对应的行高为22。其余的字阶的选择可根据具体情况进行自由的定义。</w:t>
      </w:r>
      <w:r>
        <w:rPr>
          <w:rFonts w:hint="eastAsia" w:ascii="仿宋_GB2312" w:hAnsi="仿宋_GB2312" w:eastAsia="仿宋_GB2312" w:cs="仿宋_GB2312"/>
          <w:color w:val="000000"/>
          <w:sz w:val="28"/>
          <w:szCs w:val="28"/>
          <w:lang w:eastAsia="zh-Hans"/>
        </w:rPr>
        <w:t>以</w:t>
      </w:r>
      <w:r>
        <w:rPr>
          <w:rFonts w:ascii="仿宋_GB2312" w:hAnsi="仿宋_GB2312" w:eastAsia="仿宋_GB2312" w:cs="仿宋_GB2312"/>
          <w:color w:val="000000"/>
          <w:sz w:val="28"/>
          <w:szCs w:val="28"/>
          <w:lang w:eastAsia="zh-Hans"/>
        </w:rPr>
        <w:t>4</w:t>
      </w:r>
      <w:r>
        <w:rPr>
          <w:rFonts w:hint="eastAsia" w:ascii="仿宋_GB2312" w:hAnsi="仿宋_GB2312" w:eastAsia="仿宋_GB2312" w:cs="仿宋_GB2312"/>
          <w:color w:val="000000"/>
          <w:sz w:val="28"/>
          <w:szCs w:val="28"/>
          <w:lang w:eastAsia="zh-Hans"/>
        </w:rPr>
        <w:t>为倍数向上延伸</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字阶的选择尽量控制在3-5种之间，保持克制的原则。</w:t>
      </w:r>
    </w:p>
    <w:p w14:paraId="040F6F5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 xml:space="preserve">.6 </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建议</w:t>
      </w:r>
      <w:r>
        <w:rPr>
          <w:rFonts w:hint="eastAsia" w:ascii="仿宋_GB2312" w:hAnsi="仿宋_GB2312" w:eastAsia="仿宋_GB2312" w:cs="仿宋_GB2312"/>
          <w:color w:val="000000"/>
          <w:sz w:val="28"/>
          <w:szCs w:val="28"/>
        </w:rPr>
        <w:t xml:space="preserve">】圆角由小到大分为三个尺寸：2px,4px和8px。使用圆角的规律一般遵循面积越大的元素使用越大的圆角，相应的内边距也越大。 </w:t>
      </w:r>
    </w:p>
    <w:p w14:paraId="5F2E2358">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.7【</w:t>
      </w:r>
      <w:r>
        <w:rPr>
          <w:rFonts w:ascii="仿宋_GB2312" w:hAnsi="仿宋_GB2312" w:eastAsia="仿宋_GB2312" w:cs="仿宋_GB2312"/>
          <w:sz w:val="28"/>
          <w:szCs w:val="28"/>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间距规则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8px是基础间距单位。</w:t>
      </w:r>
      <w:r>
        <w:rPr>
          <w:rFonts w:hint="eastAsia" w:ascii="仿宋_GB2312" w:hAnsi="仿宋_GB2312" w:eastAsia="仿宋_GB2312" w:cs="仿宋_GB2312"/>
          <w:color w:val="000000"/>
          <w:sz w:val="28"/>
          <w:szCs w:val="28"/>
          <w:lang w:eastAsia="zh-Hans"/>
        </w:rPr>
        <w:t>已</w:t>
      </w:r>
      <w:r>
        <w:rPr>
          <w:rFonts w:ascii="仿宋_GB2312" w:hAnsi="仿宋_GB2312" w:eastAsia="仿宋_GB2312" w:cs="仿宋_GB2312"/>
          <w:color w:val="000000"/>
          <w:sz w:val="28"/>
          <w:szCs w:val="28"/>
          <w:lang w:eastAsia="zh-Hans"/>
        </w:rPr>
        <w:t>8</w:t>
      </w:r>
      <w:r>
        <w:rPr>
          <w:rFonts w:hint="eastAsia" w:ascii="仿宋_GB2312" w:hAnsi="仿宋_GB2312" w:eastAsia="仿宋_GB2312" w:cs="仿宋_GB2312"/>
          <w:color w:val="000000"/>
          <w:sz w:val="28"/>
          <w:szCs w:val="28"/>
          <w:lang w:eastAsia="zh-Hans"/>
        </w:rPr>
        <w:t>px为基准成倍增加</w:t>
      </w:r>
      <w:r>
        <w:rPr>
          <w:rFonts w:ascii="仿宋_GB2312" w:hAnsi="仿宋_GB2312" w:eastAsia="仿宋_GB2312" w:cs="仿宋_GB2312"/>
          <w:color w:val="000000"/>
          <w:sz w:val="28"/>
          <w:szCs w:val="28"/>
          <w:lang w:eastAsia="zh-Hans"/>
        </w:rPr>
        <w:t>16、32、64</w:t>
      </w:r>
      <w:r>
        <w:rPr>
          <w:rFonts w:hint="eastAsia" w:ascii="仿宋_GB2312" w:hAnsi="仿宋_GB2312" w:eastAsia="仿宋_GB2312" w:cs="仿宋_GB2312"/>
          <w:color w:val="000000"/>
          <w:sz w:val="28"/>
          <w:szCs w:val="28"/>
          <w:lang w:eastAsia="zh-Hans"/>
        </w:rPr>
        <w:t>为其他间距单位</w:t>
      </w:r>
      <w:r>
        <w:rPr>
          <w:rFonts w:ascii="仿宋_GB2312" w:hAnsi="仿宋_GB2312" w:eastAsia="仿宋_GB2312" w:cs="仿宋_GB2312"/>
          <w:color w:val="000000"/>
          <w:sz w:val="28"/>
          <w:szCs w:val="28"/>
          <w:lang w:eastAsia="zh-Hans"/>
        </w:rPr>
        <w:t>。</w:t>
      </w:r>
    </w:p>
    <w:p w14:paraId="080ECFE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阴影原则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一级投影：组件 hover 状态使用，例如表格和树拖动</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；二级投影：下拉组件使用，例如下拉菜单/气泡确认框/选择器等；三级投影：警示或弹窗组件使用，例如全局提示/消息通知等。</w:t>
      </w:r>
    </w:p>
    <w:p w14:paraId="71FD96A4">
      <w:pPr>
        <w:widowControl/>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图标设计原则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图标的尺寸一般选择4的倍数，这样有利于防止在成倍缩放的时候，不会造成出现半像素的情况。因此图标元素的固定标准尺寸如下，不得超出限定范围，在不同区块和场景酌情使用：将图标画布尺寸定为 24×24。图标优先满足 1 倍网格，在此基础上，满足 2 倍网格的图标也是允许的（即满足 0.5px倍数的坐标）。</w:t>
      </w:r>
    </w:p>
    <w:p w14:paraId="288908F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加载动画原则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当页面、容器出现加载时显示,注：请开发不要将空状态、异常状态作为默认状态，请加载后再显示数据</w:t>
      </w:r>
      <w:r>
        <w:rPr>
          <w:rFonts w:ascii="仿宋_GB2312" w:hAnsi="仿宋_GB2312" w:eastAsia="仿宋_GB2312" w:cs="仿宋_GB2312"/>
          <w:color w:val="000000"/>
          <w:sz w:val="28"/>
          <w:szCs w:val="28"/>
        </w:rPr>
        <w:t>。</w:t>
      </w:r>
    </w:p>
    <w:p w14:paraId="630EB6D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顶部导航原则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顶部导航菜单数量建议在7±2个，超出九个则收在“</w:t>
      </w:r>
      <w:ins w:id="0" w:author="唐成" w:date="2025-09-15T10:09:18Z">
        <w:r>
          <w:rPr>
            <w:rFonts w:hint="eastAsia" w:ascii="仿宋_GB2312" w:hAnsi="仿宋_GB2312" w:eastAsia="仿宋_GB2312" w:cs="仿宋_GB2312"/>
            <w:color w:val="000000"/>
            <w:sz w:val="28"/>
            <w:szCs w:val="28"/>
            <w:lang w:eastAsia="zh-CN"/>
          </w:rPr>
          <w:t>……</w:t>
        </w:r>
      </w:ins>
      <w:r>
        <w:rPr>
          <w:rFonts w:hint="eastAsia" w:ascii="仿宋_GB2312" w:hAnsi="仿宋_GB2312" w:eastAsia="仿宋_GB2312" w:cs="仿宋_GB2312"/>
          <w:color w:val="000000"/>
          <w:sz w:val="28"/>
          <w:szCs w:val="28"/>
        </w:rPr>
        <w:t>”内，点击弹出下拉框，【组织名称】和【账户昵称】在过长的情况下“</w:t>
      </w:r>
      <w:ins w:id="1" w:author="唐成" w:date="2025-09-15T10:09:19Z">
        <w:r>
          <w:rPr>
            <w:rFonts w:hint="eastAsia" w:ascii="仿宋_GB2312" w:hAnsi="仿宋_GB2312" w:eastAsia="仿宋_GB2312" w:cs="仿宋_GB2312"/>
            <w:color w:val="000000"/>
            <w:sz w:val="28"/>
            <w:szCs w:val="28"/>
            <w:lang w:eastAsia="zh-CN"/>
          </w:rPr>
          <w:t>……</w:t>
        </w:r>
      </w:ins>
      <w:r>
        <w:rPr>
          <w:rFonts w:hint="eastAsia" w:ascii="仿宋_GB2312" w:hAnsi="仿宋_GB2312" w:eastAsia="仿宋_GB2312" w:cs="仿宋_GB2312"/>
          <w:color w:val="000000"/>
          <w:sz w:val="28"/>
          <w:szCs w:val="28"/>
        </w:rPr>
        <w:t>”展示。</w:t>
      </w:r>
    </w:p>
    <w:p w14:paraId="27B04679">
      <w:pPr>
        <w:widowControl/>
        <w:ind w:firstLine="0" w:firstLineChars="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6.2.12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强制</w:t>
      </w:r>
      <w:r>
        <w:rPr>
          <w:rFonts w:hint="eastAsia" w:ascii="仿宋_GB2312" w:hAnsi="仿宋_GB2312" w:eastAsia="仿宋_GB2312" w:cs="仿宋_GB2312"/>
          <w:color w:val="000000"/>
          <w:sz w:val="28"/>
          <w:szCs w:val="28"/>
        </w:rPr>
        <w:t>】侧边导航栏收展开状态下，icon尺寸大小为18px</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侧边导航栏收起状态下，一级菜单仅展示icon，尺寸大小为24px</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侧边导航栏收起状态下，鼠标悬浮在一级菜单区域展开二/三级导航菜单</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侧边导航栏收起状态下，选中层级的一级菜单icon呈高亮状态。</w:t>
      </w:r>
    </w:p>
    <w:p w14:paraId="308C55A4">
      <w:pPr>
        <w:widowControl/>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面包屑原则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面包屑在界面中是一种辅助导航。显示当前页面在系统层级结构中的位置，并能向上返回。它提供了一个当前页面在整个网站中位置和路径的文字描述，表明了用户的导航轨迹，设计简单，文字内容前后关联，是一种简洁、高效的导航工具。从最高级别的父级页面开始，随着面包屑追踪的进展深入到信息架构中。</w:t>
      </w:r>
    </w:p>
    <w:p w14:paraId="12BE4B93">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下拉菜单原则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页面上的命令过多时，可将备选命令收纳到向下展开的浮层容器中。一般与图标或按钮点击或鼠标划过固定区域时出现，或在用户执行一个特定动作时出现。可以根据需要进行风格化，或嵌套但需要克制。不要用它们来显示过于复杂的信息。尽可能保持选项选择的直接性。</w:t>
      </w:r>
    </w:p>
    <w:p w14:paraId="2965F576">
      <w:pPr>
        <w:widowControl/>
        <w:ind w:firstLine="560" w:firstLineChars="200"/>
        <w:jc w:val="left"/>
        <w:rPr>
          <w:rFonts w:ascii="仿宋_GB2312" w:hAnsi="仿宋_GB2312" w:eastAsia="仿宋_GB2312" w:cs="仿宋_GB2312"/>
          <w:color w:val="000000"/>
          <w:sz w:val="28"/>
          <w:szCs w:val="28"/>
          <w:lang w:eastAsia="zh-Hans"/>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lang w:eastAsia="zh-Hans"/>
        </w:rPr>
        <w:t>触发方式</w:t>
      </w:r>
    </w:p>
    <w:p w14:paraId="4786660A">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（1）鼠标悬停，移入下拉菜单区域后，下拉浮层展开。当用户移开鼠标或点击页面其他区域或收起箭头时，下拉浮层关闭。</w:t>
      </w:r>
    </w:p>
    <w:p w14:paraId="0A0573F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2</w:t>
      </w:r>
      <w:r>
        <w:rPr>
          <w:rFonts w:hint="eastAsia" w:ascii="仿宋_GB2312" w:hAnsi="仿宋_GB2312" w:eastAsia="仿宋_GB2312" w:cs="仿宋_GB2312"/>
          <w:color w:val="000000"/>
          <w:sz w:val="28"/>
          <w:szCs w:val="28"/>
        </w:rPr>
        <w:t>）鼠标点击，用户可以通过鼠标点击来展开下拉菜单，（左键/右键）均可触发。</w:t>
      </w:r>
    </w:p>
    <w:p w14:paraId="0E3F690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分页器原则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当应用需要展示大量内容或数据条目时，为了使用户看到的内容尽可能聚焦，避免信息过载，我们应使用分页器将内容分成多页展示。</w:t>
      </w:r>
    </w:p>
    <w:p w14:paraId="31AD339F">
      <w:pPr>
        <w:widowControl/>
        <w:ind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如信息量过大，要提供自定义输入页数，列表项目数量少于10不建议展示翻页器。清晰标识出当前页面，应该与其他页码区分，鼠标悬浮样式不变，不可点击。因下划线为链接的hover显示，在设计页码默认状态和选中状态时尽可能不要使用下划线。页面翻页器默认数据为“10条/页”。</w:t>
      </w:r>
    </w:p>
    <w:p w14:paraId="5CA21AD3">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选项卡原则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标签页是将相似的内容组织在同一视图中的单选组件，通过标签让用户在层级相同的不同子任务，视图、模式之间切换，具有全局导航的作用。</w:t>
      </w:r>
    </w:p>
    <w:p w14:paraId="51EBF61B">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当内容需要分组，并在不同模块页面中展示，可使用 Tabs 标签栏。标签栏中的标签卡条目应该相对平级</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当页面内出现多个标签栏嵌套时，建议采用不同布局和样式类型的标签栏组件，避免混淆</w:t>
      </w:r>
      <w:r>
        <w:rPr>
          <w:rFonts w:ascii="仿宋_GB2312" w:hAnsi="仿宋_GB2312" w:eastAsia="仿宋_GB2312" w:cs="仿宋_GB2312"/>
          <w:color w:val="000000"/>
          <w:sz w:val="28"/>
          <w:szCs w:val="28"/>
        </w:rPr>
        <w:t>。</w:t>
      </w:r>
    </w:p>
    <w:p w14:paraId="644D4166">
      <w:pPr>
        <w:widowControl/>
        <w:jc w:val="left"/>
        <w:rPr>
          <w:lang w:eastAsia="zh-Hans"/>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按钮原则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lang w:eastAsia="zh-Hans"/>
        </w:rPr>
        <w:t>按钮共分为</w:t>
      </w:r>
      <w:r>
        <w:rPr>
          <w:rFonts w:ascii="仿宋_GB2312" w:hAnsi="仿宋_GB2312" w:eastAsia="仿宋_GB2312" w:cs="仿宋_GB2312"/>
          <w:color w:val="000000"/>
          <w:sz w:val="28"/>
          <w:szCs w:val="28"/>
          <w:lang w:eastAsia="zh-Hans"/>
        </w:rPr>
        <w:t>5</w:t>
      </w:r>
      <w:r>
        <w:rPr>
          <w:rFonts w:hint="eastAsia" w:ascii="仿宋_GB2312" w:hAnsi="仿宋_GB2312" w:eastAsia="仿宋_GB2312" w:cs="仿宋_GB2312"/>
          <w:color w:val="000000"/>
          <w:sz w:val="28"/>
          <w:szCs w:val="28"/>
          <w:lang w:eastAsia="zh-Hans"/>
        </w:rPr>
        <w:t>个类型</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主按钮：用于主行动点，一个操作区域只能有一个主按钮。</w:t>
      </w:r>
      <w:r>
        <w:rPr>
          <w:rFonts w:hint="eastAsia" w:ascii="仿宋_GB2312" w:hAnsi="仿宋_GB2312" w:eastAsia="仿宋_GB2312" w:cs="仿宋_GB2312"/>
          <w:color w:val="000000"/>
          <w:sz w:val="28"/>
          <w:szCs w:val="28"/>
          <w:lang w:eastAsia="zh-Hans"/>
        </w:rPr>
        <w:t>次要</w:t>
      </w:r>
      <w:r>
        <w:rPr>
          <w:rFonts w:ascii="仿宋_GB2312" w:hAnsi="仿宋_GB2312" w:eastAsia="仿宋_GB2312" w:cs="仿宋_GB2312"/>
          <w:color w:val="000000"/>
          <w:sz w:val="28"/>
          <w:szCs w:val="28"/>
        </w:rPr>
        <w:t>按钮：用于没有主次之分的一组行动点。虚线按钮：常用于添加操作。文本按钮：用于最次级的行动点。链接按钮：一般用于链接，即导航至某位置。</w:t>
      </w:r>
    </w:p>
    <w:p w14:paraId="5B40E11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带边框类按钮，如【主要按钮】【次要按钮】【虚线按钮】，在按钮字段只有两个时，需要在两个字段中间加空格。</w:t>
      </w:r>
    </w:p>
    <w:p w14:paraId="02D2CCDC">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无边框类按钮，如【文本按钮】【链接按钮】，在按钮字段只有两个时，不需要在两个字段中间加空格。</w:t>
      </w:r>
    </w:p>
    <w:p w14:paraId="6C09CF7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按钮在页面交互中起到了非常重要的作用，为了在信息层级上做区分，我们可以引入外图标、描边、颜色等的视觉属性来扩展同一类型的按钮使用场景；</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同一组按钮区域最多三种信息层级，一般情况两种即可：主要按钮（Primary）&gt; 次级按钮(Secondary)&gt;三级按钮（Tertiary）。</w:t>
      </w:r>
    </w:p>
    <w:p w14:paraId="4F69D7C3">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（1）一个按钮区最多使用一个主按钮</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以表明其他按钮在层次结构中的重要性较低。</w:t>
      </w:r>
    </w:p>
    <w:p w14:paraId="2A872D3B">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（2）上一级和下一级的划分，只采用一种差异化的方式作为区分，避免视觉和信息划分上的混乱。</w:t>
      </w:r>
    </w:p>
    <w:p w14:paraId="1EDEFEA9">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（3）同一组按钮区域最多三种层级，过多的信息层级会导致视觉伤的混乱，并不利于用户快速找到自己需要的内容。</w:t>
      </w:r>
    </w:p>
    <w:p w14:paraId="6BDC652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表单原则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具有数据收集、校验和提交功能的表单，将所有自带的输入控件（包含输入框、下拉选择、复选框、单选框等）等组件的再次封装，在表单中需要调用这些输入控件时可以进行调用。</w:t>
      </w:r>
    </w:p>
    <w:p w14:paraId="01212EC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输入框原则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当光标位于输入框时，允许用户输入或编辑文本内容的基本表单组件。可与输入框，搜索框，下拉框，日期选择器等灵活组合使用。6.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选择器原则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当用户需要从一组同类数据中选择一个或多个时，可以使用下拉选择器，点击后选择对应项。用于在一组选项中选择一个或多个值，常用于表单填写和数据筛选。</w:t>
      </w:r>
    </w:p>
    <w:p w14:paraId="710C8FB0">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适用于用户可以快速做出选择的场景</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选项层级建议不超过 3 层</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当选项数量过多的时候，建议增加搜索</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原则上菜单一屏最多展示 8 条可选项，超出则显示滚动条</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菜单的纵向滚动条需符合MAC交互逻辑</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菜单不允许出现横向滚动条。超出的内容可以用 Tooltip 显示</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点击触发器可收起数据列表</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点击选择器以外的区域可收起数据列表</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需适配键盘交互，如ESC收起、上下键移动、回车键确认等</w:t>
      </w:r>
      <w:r>
        <w:rPr>
          <w:rFonts w:ascii="仿宋_GB2312" w:hAnsi="仿宋_GB2312" w:eastAsia="仿宋_GB2312" w:cs="仿宋_GB2312"/>
          <w:color w:val="000000"/>
          <w:sz w:val="28"/>
          <w:szCs w:val="28"/>
        </w:rPr>
        <w:t>。</w:t>
      </w:r>
    </w:p>
    <w:p w14:paraId="09F13566">
      <w:pPr>
        <w:widowControl/>
        <w:jc w:val="left"/>
        <w:rPr>
          <w:rFonts w:ascii="仿宋_GB2312" w:hAnsi="仿宋_GB2312" w:eastAsia="仿宋_GB2312" w:cs="仿宋_GB2312"/>
          <w:color w:val="000000"/>
          <w:sz w:val="28"/>
          <w:szCs w:val="28"/>
          <w:lang w:eastAsia="zh-Hans"/>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级联选择器原则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在多层级的数据结构中，需要选择多级分类下的单个或者多个选项。指在选择器选项数量较多时，采用多级分类的方式将选项进行分隔，便于用户选择。</w:t>
      </w:r>
    </w:p>
    <w:p w14:paraId="059A3CA3">
      <w:pPr>
        <w:widowControl/>
        <w:spacing w:line="360" w:lineRule="auto"/>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（1）</w:t>
      </w:r>
      <w:r>
        <w:rPr>
          <w:rFonts w:hint="eastAsia" w:ascii="仿宋_GB2312" w:hAnsi="仿宋_GB2312" w:eastAsia="仿宋_GB2312" w:cs="仿宋_GB2312"/>
          <w:color w:val="000000"/>
          <w:sz w:val="28"/>
          <w:szCs w:val="28"/>
        </w:rPr>
        <w:t>级联选择器单选悬停或点击父级，弹出子级的选项;情况一为选择到</w:t>
      </w:r>
      <w:ins w:id="2" w:author="唐成" w:date="2025-09-15T10:09:43Z">
        <w:r>
          <w:rPr>
            <w:rFonts w:hint="eastAsia" w:ascii="仿宋_GB2312" w:hAnsi="仿宋_GB2312" w:eastAsia="仿宋_GB2312" w:cs="仿宋_GB2312"/>
            <w:color w:val="000000"/>
            <w:sz w:val="28"/>
            <w:szCs w:val="28"/>
            <w:lang w:eastAsia="zh-CN"/>
          </w:rPr>
          <w:t>最末</w:t>
        </w:r>
      </w:ins>
      <w:r>
        <w:rPr>
          <w:rFonts w:hint="eastAsia" w:ascii="仿宋_GB2312" w:hAnsi="仿宋_GB2312" w:eastAsia="仿宋_GB2312" w:cs="仿宋_GB2312"/>
          <w:color w:val="000000"/>
          <w:sz w:val="28"/>
          <w:szCs w:val="28"/>
        </w:rPr>
        <w:t>最未子级才能完成选择，情况二为选择父级选项即可完成选择。</w:t>
      </w:r>
    </w:p>
    <w:p w14:paraId="0914DDA2">
      <w:pPr>
        <w:pStyle w:val="2"/>
        <w:ind w:firstLine="560" w:firstLineChars="200"/>
      </w:pPr>
      <w:r>
        <w:rPr>
          <w:rFonts w:ascii="仿宋_GB2312" w:hAnsi="仿宋_GB2312" w:eastAsia="仿宋_GB2312" w:cs="仿宋_GB2312"/>
          <w:color w:val="000000"/>
          <w:sz w:val="28"/>
          <w:szCs w:val="28"/>
        </w:rPr>
        <w:t>（2）级联选择器多选可以对待选项内的多个项目进行选择;支持选项显示数量的控制，也支持对选项最多选中数量的控制。</w:t>
      </w:r>
    </w:p>
    <w:p w14:paraId="00874DF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日期选择器原则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日期选择器用于帮助用户选择一个符合要求的、格式化的日期（时间）或日期（时间）范围。提供默认触发器，可按需定制触发器。默认触发器展示已选日期/时间，支持一键清除，默认触发器中必须有占位文案，如选择的目的或展示默认时间，可嵌入时间选择器来提供同时选择日期与时间的能力，可选配操作栏，按需增加快捷选项提高用户的操作效率。</w:t>
      </w:r>
    </w:p>
    <w:p w14:paraId="61C6ECD2">
      <w:pPr>
        <w:widowControl/>
        <w:spacing w:line="360" w:lineRule="auto"/>
        <w:ind w:left="0"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（1）日期选择，最简单的用法，在浮层中可以选择或者输入日期。</w:t>
      </w:r>
    </w:p>
    <w:p w14:paraId="27782A4E">
      <w:pPr>
        <w:widowControl/>
        <w:spacing w:line="360" w:lineRule="auto"/>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（2）</w:t>
      </w:r>
      <w:r>
        <w:rPr>
          <w:rFonts w:hint="eastAsia" w:ascii="仿宋_GB2312" w:hAnsi="仿宋_GB2312" w:eastAsia="仿宋_GB2312" w:cs="仿宋_GB2312"/>
          <w:color w:val="000000"/>
          <w:sz w:val="28"/>
          <w:szCs w:val="28"/>
        </w:rPr>
        <w:t>日期与时间组合</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支持在一些场景下需要日期与时间组合输入的情况下使用。</w:t>
      </w:r>
    </w:p>
    <w:p w14:paraId="47FBB47F">
      <w:pPr>
        <w:widowControl/>
        <w:spacing w:line="360" w:lineRule="auto"/>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（3）日期范围选择，范围输入器的基础使用。范围日期/时间选择可以根据业务场景进行自由组合如:周范围选择、月范围选择、季度范围等</w:t>
      </w:r>
      <w:r>
        <w:rPr>
          <w:rFonts w:hint="eastAsia" w:ascii="仿宋_GB2312" w:hAnsi="仿宋_GB2312" w:eastAsia="仿宋_GB2312" w:cs="仿宋_GB2312"/>
          <w:color w:val="000000"/>
          <w:sz w:val="28"/>
          <w:szCs w:val="28"/>
        </w:rPr>
        <w:t>。</w:t>
      </w:r>
    </w:p>
    <w:p w14:paraId="1E4854E4">
      <w:pPr>
        <w:pStyle w:val="2"/>
        <w:ind w:firstLine="560" w:firstLineChars="200"/>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（4）月度选择器，点击当前月份，日历面板将更改为月视图，用户可以通过选择其中一个月份来更改月份。点击后日历面板更改回日视图。直到用户继续选择了具体日期才改变数据。</w:t>
      </w:r>
    </w:p>
    <w:p w14:paraId="57ED5FC1">
      <w:pPr>
        <w:pStyle w:val="2"/>
        <w:ind w:firstLine="560" w:firstLineChars="200"/>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（5）季度选择器，点击当季度，则日历面板将更改为季度视图，用户通过选择其中一个季度来更改季度。点击后日历面板更改回日视图。直到用户继续选择了具体日期才改变数据。</w:t>
      </w:r>
    </w:p>
    <w:p w14:paraId="487F6068">
      <w:pPr>
        <w:pStyle w:val="2"/>
        <w:ind w:firstLine="560" w:firstLineChars="200"/>
      </w:pPr>
      <w:r>
        <w:rPr>
          <w:rFonts w:ascii="仿宋_GB2312" w:hAnsi="仿宋_GB2312" w:eastAsia="仿宋_GB2312" w:cs="仿宋_GB2312"/>
          <w:color w:val="000000"/>
          <w:sz w:val="28"/>
          <w:szCs w:val="28"/>
        </w:rPr>
        <w:t>（6）年度选择器，点击当前年份，则日历面板将更改为年视图，用户通过选择其中一个年份来更改年份。点击后日历面板更改回日视图。直到用户继续选择了具体日期才改变数据。</w:t>
      </w:r>
    </w:p>
    <w:p w14:paraId="59A241D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23</w:t>
      </w:r>
      <w:r>
        <w:rPr>
          <w:rFonts w:hint="eastAsia" w:ascii="仿宋_GB2312" w:hAnsi="仿宋_GB2312" w:eastAsia="仿宋_GB2312" w:cs="仿宋_GB2312"/>
          <w:color w:val="000000"/>
          <w:sz w:val="28"/>
          <w:szCs w:val="28"/>
        </w:rPr>
        <w:t>【强制】</w:t>
      </w:r>
      <w:ins w:id="3" w:author="唐成" w:date="2025-09-15T10:09:50Z">
        <w:r>
          <w:rPr>
            <w:rFonts w:hint="eastAsia" w:ascii="仿宋_GB2312" w:hAnsi="仿宋_GB2312" w:eastAsia="仿宋_GB2312" w:cs="仿宋_GB2312"/>
            <w:color w:val="000000"/>
            <w:sz w:val="28"/>
            <w:szCs w:val="28"/>
            <w:lang w:eastAsia="zh-CN"/>
          </w:rPr>
          <w:t>树形</w:t>
        </w:r>
      </w:ins>
      <w:r>
        <w:rPr>
          <w:rFonts w:hint="eastAsia" w:ascii="仿宋_GB2312" w:hAnsi="仿宋_GB2312" w:eastAsia="仿宋_GB2312" w:cs="仿宋_GB2312"/>
          <w:color w:val="000000"/>
          <w:sz w:val="28"/>
          <w:szCs w:val="28"/>
          <w:lang w:eastAsia="zh-Hans"/>
        </w:rPr>
        <w:t>树型选择器原则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可选择的数据结构是一个树形结构，具有展开收起选择等交互功能，可以完整清晰的展现其中的层级关系。例如公司层级、学科系统、分类目录。</w:t>
      </w:r>
    </w:p>
    <w:p w14:paraId="40C4703B">
      <w:pPr>
        <w:pStyle w:val="2"/>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选择项需要直观查看各级目录之间的从属关系，长幼有序，为不同级别【选择项】设置外观差异，容易辨识，轻松聚焦【当前选中项】需要统揽全局，较快速的找到目标分类。</w:t>
      </w:r>
    </w:p>
    <w:p w14:paraId="19C05C66">
      <w:pPr>
        <w:widowControl/>
        <w:spacing w:line="360" w:lineRule="auto"/>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穿梭框原则</w:t>
      </w:r>
      <w:r>
        <w:rPr>
          <w:rFonts w:ascii="仿宋_GB2312" w:hAnsi="仿宋_GB2312" w:eastAsia="仿宋_GB2312" w:cs="仿宋_GB2312"/>
          <w:color w:val="000000"/>
          <w:sz w:val="28"/>
          <w:szCs w:val="28"/>
          <w:lang w:eastAsia="zh-Hans"/>
        </w:rPr>
        <w:t>，两栏布局的多选组件，分为候选区和已选区，让用户以直观的方式将数据从一栏即时移到另一栏，完成选择或移除数据的交互行为,穿梭框需根据业务场景适配弹窗使用或在页面中使用。</w:t>
      </w:r>
    </w:p>
    <w:p w14:paraId="03A57C9D">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数字输入框原则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数字输入框是一种用于输入数字的表单控件，用户可以在输入框中输入整数或小数。数字输入框通常用于需要输入数量、金额、价格、时间、日期等数字值的场景。</w:t>
      </w:r>
    </w:p>
    <w:p w14:paraId="7EAA586A">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只能输入数字：数字输入框只允许输入数字，防止用户输入非数字字符。支持小数输入：数字输入框支持小数输入，可以在输入框中输入带有小数点的数字。支持负数输入：数字输入框支持负数输入，可以在输入框中输入带有负号的数字。支持限制输入范围：数字输入框可以设置最大值和最小值，限制用户输入数字的范围。支持自动补全：数字输入框可以自动补全用户输入的数字，以便用户输入更加快速和便捷。支持步长设置：数字输入框可以设置步长，例如递增或递减的数值大小。支持增减按钮：数字输入框可以添加增加和减少按钮，方便用户进行数字的调整和修改。支持格式化显示：数字输入框可以格式化显示数字，例如货币符号、千分位分隔符等。</w:t>
      </w:r>
    </w:p>
    <w:p w14:paraId="680EE25A">
      <w:pPr>
        <w:widowControl/>
        <w:jc w:val="left"/>
        <w:rPr>
          <w:rFonts w:ascii="仿宋_GB2312" w:hAnsi="仿宋_GB2312" w:eastAsia="仿宋_GB2312" w:cs="仿宋_GB2312"/>
          <w:color w:val="000000"/>
          <w:sz w:val="28"/>
          <w:szCs w:val="28"/>
          <w:lang w:eastAsia="zh-Hans"/>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时间选择器原则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时间选择器用于帮助用户选择一个符合要求的格式化的时间(范围)。</w:t>
      </w:r>
    </w:p>
    <w:p w14:paraId="1E0E7CAD">
      <w:pPr>
        <w:widowControl/>
        <w:spacing w:line="360" w:lineRule="auto"/>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允许用户输入具体时间，系统自动补充「:」符号，只需判定用户的数字。非数字字符无法输入</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只要格式合法就写入;格式不对则无效秒:允许用户输入一个数字，比如「03:14:2」;但展示的时候格式为「03:14:02」输入时间的同时，时间面板响应用户的输入，自动定位</w:t>
      </w:r>
      <w:r>
        <w:rPr>
          <w:rFonts w:ascii="仿宋_GB2312" w:hAnsi="仿宋_GB2312" w:eastAsia="仿宋_GB2312" w:cs="仿宋_GB2312"/>
          <w:color w:val="000000"/>
          <w:sz w:val="28"/>
          <w:szCs w:val="28"/>
        </w:rPr>
        <w:t>。</w:t>
      </w:r>
    </w:p>
    <w:p w14:paraId="2CD1B47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复选框原则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当列表中有多个选项可供选择，且选项之间不互斥，可使用复选框组件。复选框通常有一个文字的标签。它的用途除了描述之外，还可用于选择该选择：当用户按下标签，所应的选择钮就会被选上。</w:t>
      </w:r>
    </w:p>
    <w:p w14:paraId="04060FBB">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单独使用可以表示两种状态之间的切换，和开关（switch）类似。区别在于切换开关（switch）会直接触发状态改变，而复选框一般用于状态标记，需要和提交操作配合</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当两种状态和选项互斥时应该考虑使用单选框</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选项数量不超过7个为佳</w:t>
      </w:r>
      <w:r>
        <w:rPr>
          <w:rFonts w:ascii="仿宋_GB2312" w:hAnsi="仿宋_GB2312" w:eastAsia="仿宋_GB2312" w:cs="仿宋_GB2312"/>
          <w:color w:val="000000"/>
          <w:sz w:val="28"/>
          <w:szCs w:val="28"/>
        </w:rPr>
        <w:t>。</w:t>
      </w:r>
    </w:p>
    <w:p w14:paraId="7796371F">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单选框原则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在一组相关且互斥数据中，用户仅能选择一个选项。</w:t>
      </w:r>
    </w:p>
    <w:p w14:paraId="58CD9752">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在一组相关且互斥数据中，用户仅能选择一个选项。</w:t>
      </w:r>
    </w:p>
    <w:p w14:paraId="623316C1">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当两种选项互斥时使用单选框，项数量不超过7个为佳，单选框的选项数量一般为2-5个之间（不建议超过7个），当选项数量特别多时，建议使用选择器或下拉菜单展示。</w:t>
      </w:r>
    </w:p>
    <w:p w14:paraId="5CFCCE8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开关原则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开关（Switch）是一个能够在二元对立状态间切换，并且呈现当前状态的组件，它具有即时生效的特性。当强调色可见时，开关显示为开启，而当开关出现无色时，则显示为关闭。当产生的动作将被即时应用，而不需要进一步确认时，切换开关是首选。相比之下，复选框代表了一个流程中的一个输入，通常需要一个最后的确认步骤。</w:t>
      </w:r>
    </w:p>
    <w:p w14:paraId="698B8713">
      <w:pPr>
        <w:widowControl/>
        <w:ind w:firstLine="560" w:firstLineChars="200"/>
        <w:jc w:val="left"/>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当有高亮颜色存在时为开启状态，关闭时则为无色或者灰色，在一组设置中，最好不要通过开关（Switch）来替换复选框，触发即生效，其本身带有提交的含义，使用时只需搭配文字解释上下文即可，仅用于轻量级的快速的两种互斥状态间切换</w:t>
      </w:r>
      <w:r>
        <w:rPr>
          <w:rFonts w:hint="eastAsia" w:ascii="仿宋_GB2312" w:hAnsi="仿宋_GB2312" w:eastAsia="仿宋_GB2312" w:cs="仿宋_GB2312"/>
          <w:color w:val="000000"/>
          <w:sz w:val="28"/>
          <w:szCs w:val="28"/>
          <w:lang w:eastAsia="zh-CN"/>
        </w:rPr>
        <w:t>。</w:t>
      </w:r>
    </w:p>
    <w:p w14:paraId="28C9DE0A">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上传原则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 xml:space="preserve">用户根据提示将自己本地的相应信息(包含本地和云储存)上传到网站，上传组件可以帮助用户对上传过程和上传结果有预期，并可以更改或撤销上传行为。 </w:t>
      </w:r>
    </w:p>
    <w:p w14:paraId="6357DBF4">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上传前校验：选择文件后点击上传按钮，出现确认对话框，点击确认后开始上传文件。移除前校验：点击移除已上传的文件，出现校验对话框。上传前裁剪：上传图片前支持裁剪编辑功能。限制上传数量：限制上传的最大数量，超出规定数量后上传按钮会隐藏或者置灰。</w:t>
      </w:r>
    </w:p>
    <w:p w14:paraId="3C9E13E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徽标原则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一般出现在图标或文字的右上角。提供及时、重要的信息提示。可以是图标或字符，通常表示未读信息的数量或状态类型。</w:t>
      </w:r>
    </w:p>
    <w:p w14:paraId="176F67B5">
      <w:pPr>
        <w:widowControl/>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（1）</w:t>
      </w:r>
      <w:r>
        <w:rPr>
          <w:rFonts w:hint="eastAsia" w:ascii="仿宋_GB2312" w:hAnsi="仿宋_GB2312" w:eastAsia="仿宋_GB2312" w:cs="仿宋_GB2312"/>
          <w:color w:val="000000"/>
          <w:sz w:val="28"/>
          <w:szCs w:val="28"/>
        </w:rPr>
        <w:t>圆点徽标，没有特定数量，弱化视觉强度。用于提醒内容，功能，状态或动态更新。</w:t>
      </w:r>
    </w:p>
    <w:p w14:paraId="27EA40DB">
      <w:pPr>
        <w:widowControl/>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（2）</w:t>
      </w:r>
      <w:r>
        <w:rPr>
          <w:rFonts w:hint="eastAsia" w:ascii="仿宋_GB2312" w:hAnsi="仿宋_GB2312" w:eastAsia="仿宋_GB2312" w:cs="仿宋_GB2312"/>
          <w:color w:val="000000"/>
          <w:sz w:val="28"/>
          <w:szCs w:val="28"/>
          <w:lang w:eastAsia="zh-Hans"/>
        </w:rPr>
        <w:t>数字徽标</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有具体的数量，或强调具体的数量。最大值根据场景通常显示为99+或999+。</w:t>
      </w:r>
    </w:p>
    <w:p w14:paraId="60C6CA94">
      <w:pPr>
        <w:widowControl/>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（3）</w:t>
      </w:r>
      <w:r>
        <w:rPr>
          <w:rFonts w:hint="eastAsia" w:ascii="仿宋_GB2312" w:hAnsi="仿宋_GB2312" w:eastAsia="仿宋_GB2312" w:cs="仿宋_GB2312"/>
          <w:color w:val="000000"/>
          <w:sz w:val="28"/>
          <w:szCs w:val="28"/>
        </w:rPr>
        <w:t>文字徽标，展示具体的提示文案，吸引或强调用户注意，文案简单易懂，尽量少于 4 个字。</w:t>
      </w:r>
    </w:p>
    <w:p w14:paraId="4556725F">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标签原则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标签用于对内容进行分类，并方便用户快速识别。标记事务的属性、维度、状态，事务分类，过滤同属性内容，展示差异化信息，辅助区分标记主体</w:t>
      </w:r>
    </w:p>
    <w:p w14:paraId="206E81DA">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标签应与所标记的内容有明确而有用的关系，标签具有体积小，信息紧凑的特质，不建议标签内使用大段文本。带边框类按钮，如【主要按钮】【次要按钮】【虚线按钮】，在按钮字段只有两个时，需要在两个字段中间加空格。无边框类按钮，如【文本按钮】【链接按钮】，在按钮字段只有两个时，不需要在两个字段中间加空格。</w:t>
      </w:r>
    </w:p>
    <w:p w14:paraId="4A784BC8">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33</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文字气泡原则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鼠标悬停或键盘聚焦在一个UI元素（如按钮、图标等）上时，在元素周围弹出的简单文字提示，用于展示该元素的辅助信息。</w:t>
      </w:r>
    </w:p>
    <w:p w14:paraId="04000B5B">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适用于较为轻量的打断用户当前操作的场景，把打扰降到最低。用户点击页面空白处可以随时将其关闭，气泡中的文本信息应简洁有效，避免冗长赘述，作为未展示完整的文字/操作的名称展示，用文字气泡。</w:t>
      </w:r>
    </w:p>
    <w:p w14:paraId="10C0516B">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气泡卡片原则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气泡卡片是由用户自主打开的临时性浮层卡片，能够承载一些额外内容和交互行为而不影响原页面。鼠标悬停、聚焦或点击在某个组件时，弹出的气泡式的卡片浮层。可以对卡片上的元素进行操作。</w:t>
      </w:r>
    </w:p>
    <w:p w14:paraId="3D00218E">
      <w:pPr>
        <w:widowControl/>
        <w:ind w:firstLine="560" w:firstLineChars="200"/>
        <w:jc w:val="left"/>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气泡卡片支持12个不同方位，分别为：上左、上、上右、下左、下、下右、左上、左、左下、右上、右、右下。根据视线流及页面布局限制来决定文字气泡的方位，防止文字气泡遮挡相关信息，打断工作流。同一业务内建议采用统一的布局方式</w:t>
      </w:r>
      <w:r>
        <w:rPr>
          <w:rFonts w:ascii="仿宋_GB2312" w:hAnsi="仿宋_GB2312" w:eastAsia="仿宋_GB2312" w:cs="仿宋_GB2312"/>
          <w:color w:val="000000"/>
          <w:sz w:val="28"/>
          <w:szCs w:val="28"/>
        </w:rPr>
        <w:t>。</w:t>
      </w:r>
    </w:p>
    <w:p w14:paraId="49141A7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3</w:t>
      </w:r>
      <w:r>
        <w:rPr>
          <w:rFonts w:ascii="仿宋_GB2312" w:hAnsi="仿宋_GB2312" w:eastAsia="仿宋_GB2312" w:cs="仿宋_GB2312"/>
          <w:sz w:val="28"/>
          <w:szCs w:val="28"/>
        </w:rPr>
        <w:t>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空状态原则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指当前场景没有对应的数据内容，呈现出的一种状态。</w:t>
      </w:r>
    </w:p>
    <w:p w14:paraId="2347B420">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文字和插画为必要构成元素，其余构成元素可以按不同场景需求来选用，行动点（操作项）最多2个，并区分主次，当同一页面/视图中出现多个占位或行动点不在占位插画附近时，使用中性调插画来减弱插画对用户的视觉干扰，所有占位都应绝对居中偏上于容器内。</w:t>
      </w:r>
    </w:p>
    <w:p w14:paraId="7C6160FB">
      <w:pPr>
        <w:widowControl/>
        <w:ind w:firstLine="0" w:firstLineChars="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表格原则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表格型页面是指能完成特定模块数据主要信息承载、并能自行完成信息增、删、改功能自闭环的页面。页面的优势是以基础简单、纯粹的模式查看和处理包含大量字段信息数据，并对数据进行批量筛选、对比、新增、分析、下钻至条目完整详情页等操作。对于部分信息数据强化展示的请考虑使用列表型、卡片形的页面结构，应遵循基本的F型和Z型视线布局。</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表格中信息重要层级从左到右依次递减。</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左侧第一栏通常为标题，操作栏放于最右侧；标题栏和操作栏可固定，只滚动内容区。</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表头的标题保证简洁可读，不可折行，尽量避免「...」（建议不超过6个字）。</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表格设定有三种高度，可根据业务场景按需选择使用对应高度表格。</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可在独立页面、弹窗、滑块面板中使用表格。</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6</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表格标题的对齐应与内容对齐。</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7</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内容单元格：文字和图标首选左对齐，若数字内容中不会出现小数点则首选右对齐。有小数点则小数点对齐。</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8</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图片展示限制由单元格内容间距的大小决定，多于限制数量的时候，在展示出的最后一张图片上添加蒙层，并用「+N」说明其余隐藏的图片张数（N为被隐藏的图片张数总数）。</w:t>
      </w:r>
    </w:p>
    <w:p w14:paraId="3ED26A2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折叠面板原则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用于在有限的空间内展示大量信息，可以帮助用户更好地组织和浏览信息。折叠面板通常包括一个标题区域和一个内容区域，用户可以点击标题区域展开或折叠内容区域。</w:t>
      </w:r>
    </w:p>
    <w:p w14:paraId="293E5206">
      <w:pPr>
        <w:widowControl/>
        <w:ind w:firstLine="560" w:firstLineChars="200"/>
        <w:jc w:val="left"/>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（1）</w:t>
      </w:r>
      <w:r>
        <w:rPr>
          <w:rFonts w:hint="eastAsia" w:ascii="仿宋_GB2312" w:hAnsi="仿宋_GB2312" w:eastAsia="仿宋_GB2312" w:cs="仿宋_GB2312"/>
          <w:color w:val="000000"/>
          <w:sz w:val="28"/>
          <w:szCs w:val="28"/>
        </w:rPr>
        <w:t>常规型：折叠面板默认为全部收起或默认首项展开（推荐），点击一个触发区展开其层级下的折叠内容。若再次点击另一个触发区，展开该层级下的折叠内容，上一个折叠内容不收起。若折叠内容在容器中无法完全展示，可通过上下左右滑动查看全部内容，点击已被展开的触发区，折叠内容收起。</w:t>
      </w:r>
    </w:p>
    <w:p w14:paraId="56DD8872">
      <w:pPr>
        <w:widowControl/>
        <w:ind w:firstLine="560" w:firstLineChars="200"/>
        <w:jc w:val="left"/>
        <w:rPr>
          <w:rFonts w:ascii="仿宋_GB2312" w:hAnsi="仿宋_GB2312" w:eastAsia="仿宋_GB2312" w:cs="仿宋_GB2312"/>
          <w:color w:val="000000"/>
          <w:sz w:val="28"/>
          <w:szCs w:val="28"/>
          <w:lang w:eastAsia="zh-Hans"/>
        </w:rPr>
      </w:pPr>
      <w:r>
        <w:rPr>
          <w:rFonts w:hint="eastAsia" w:ascii="仿宋_GB2312" w:hAnsi="仿宋_GB2312" w:eastAsia="仿宋_GB2312" w:cs="仿宋_GB2312"/>
          <w:color w:val="000000"/>
          <w:sz w:val="28"/>
          <w:szCs w:val="28"/>
        </w:rPr>
        <w:t>（2）手风琴：单次仅允许一列，折叠面板默认为全部收起或默认首项展开，点击一个触发区展开其层级下的折叠内容。若再次点击另一个触发区，展开该层级下的折叠内容，同时上一个折叠内容收起。若折叠内容在容器中无法完全展示，可通过上下左右滑动查看全部内容。已被展开的触发区，点击无效。</w:t>
      </w:r>
    </w:p>
    <w:p w14:paraId="0BC8563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警告提示原则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用于承载需要用户注意的信息，这些信息可以是整个网站级别的，也可以是某个模块或者是组件级别的。非浮层的静态展现形式，始终展现，不会自动消失，用户可以点击关闭。</w:t>
      </w:r>
    </w:p>
    <w:p w14:paraId="1F9FEC19">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放于“页面、对话框、抽屉”等多种容器中，一般展示在容器顶部，占有单独的空间，不覆盖在页面元素上，可将警告提示作为顶部公告使用（去除边框和圆角）。</w:t>
      </w:r>
    </w:p>
    <w:p w14:paraId="5531417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w:t>
      </w:r>
      <w:r>
        <w:rPr>
          <w:rFonts w:ascii="仿宋_GB2312" w:hAnsi="仿宋_GB2312" w:eastAsia="仿宋_GB2312" w:cs="仿宋_GB2312"/>
          <w:color w:val="000000"/>
          <w:sz w:val="28"/>
          <w:szCs w:val="28"/>
        </w:rPr>
        <w:t>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全局提示原则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由用户的操作触发的轻量级全局反馈，是一种不打断用户操作的轻量级提示方式，可提供提示、帮助、成功、警告和错误等反馈信息，顶部居中显示并自动消失，默认时长为3秒，提醒的内容建议不超过20个字，如果必须超过，可尝试使用【消息提示对话框】形式。</w:t>
      </w:r>
    </w:p>
    <w:p w14:paraId="5DA85508">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w:t>
      </w:r>
      <w:r>
        <w:rPr>
          <w:rFonts w:ascii="仿宋_GB2312" w:hAnsi="仿宋_GB2312" w:eastAsia="仿宋_GB2312" w:cs="仿宋_GB2312"/>
          <w:color w:val="000000"/>
          <w:sz w:val="28"/>
          <w:szCs w:val="28"/>
        </w:rPr>
        <w:t>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抽屉原则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当抽屉中内容过少，且无需高频操作，建议使用【对话框】，而非【抽屉】。</w:t>
      </w:r>
    </w:p>
    <w:p w14:paraId="1DD2EA9A">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建议表单表单数&gt;8项时使用。当抽屉中内容过少，且无需高频操作，建议使用【对话框】而非【抽屉】。</w:t>
      </w:r>
    </w:p>
    <w:p w14:paraId="3F7ECF7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对话框原则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需要用户处理事务，又不希望跳转页面以致打断工作流程时，可以使用Modal</w:t>
      </w:r>
      <w:r>
        <w:rPr>
          <w:rFonts w:ascii="仿宋_GB2312" w:hAnsi="仿宋_GB2312" w:eastAsia="仿宋_GB2312" w:cs="仿宋_GB2312"/>
          <w:color w:val="000000"/>
          <w:sz w:val="28"/>
          <w:szCs w:val="28"/>
        </w:rPr>
        <w:t xml:space="preserve"> </w:t>
      </w:r>
      <w:r>
        <w:rPr>
          <w:rFonts w:hint="eastAsia" w:ascii="仿宋_GB2312" w:hAnsi="仿宋_GB2312" w:eastAsia="仿宋_GB2312" w:cs="仿宋_GB2312"/>
          <w:color w:val="000000"/>
          <w:sz w:val="28"/>
          <w:szCs w:val="28"/>
        </w:rPr>
        <w:t>dialog在当前页面正中打开一个浮层，承载相应的操作，可用于消息提示、确认信息、提交内容等场景。</w:t>
      </w:r>
    </w:p>
    <w:p w14:paraId="7EEADB6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当对话框中内容过多，需要复杂的操作，甚至需要二次跳转时，建议使用【抽屉】或【新开页】，而非【对话框】。</w:t>
      </w:r>
    </w:p>
    <w:p w14:paraId="12F0EFD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骨架屏原则</w:t>
      </w:r>
      <w:r>
        <w:rPr>
          <w:rFonts w:ascii="仿宋_GB2312" w:hAnsi="仿宋_GB2312" w:eastAsia="仿宋_GB2312" w:cs="仿宋_GB2312"/>
          <w:color w:val="000000"/>
          <w:sz w:val="28"/>
          <w:szCs w:val="28"/>
          <w:lang w:eastAsia="zh-Hans"/>
        </w:rPr>
        <w:t>，</w:t>
      </w:r>
      <w:r>
        <w:rPr>
          <w:rFonts w:hint="eastAsia" w:ascii="仿宋_GB2312" w:hAnsi="仿宋_GB2312" w:eastAsia="仿宋_GB2312" w:cs="仿宋_GB2312"/>
          <w:color w:val="000000"/>
          <w:sz w:val="28"/>
          <w:szCs w:val="28"/>
        </w:rPr>
        <w:t>在需要等待加载内容的位置提供一个占位图形组合。</w:t>
      </w:r>
    </w:p>
    <w:p w14:paraId="402CEB49">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提供一组基础图形组合用作数据位置的占位，相比loading和spin，可提供一个完整的数据加载体验。</w:t>
      </w:r>
    </w:p>
    <w:p w14:paraId="1F819A0D">
      <w:pPr>
        <w:outlineLvl w:val="1"/>
        <w:rPr>
          <w:rFonts w:hint="default"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rPr>
        <w:t>6.</w:t>
      </w:r>
      <w:r>
        <w:rPr>
          <w:rFonts w:hint="eastAsia" w:ascii="仿宋_GB2312" w:hAnsi="仿宋_GB2312" w:eastAsia="仿宋_GB2312" w:cs="仿宋_GB2312"/>
          <w:b/>
          <w:bCs/>
          <w:sz w:val="28"/>
          <w:szCs w:val="28"/>
          <w:lang w:val="en-US" w:eastAsia="zh-CN"/>
        </w:rPr>
        <w:t>3  移动端规范</w:t>
      </w:r>
    </w:p>
    <w:p w14:paraId="49FF9A3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.1</w:t>
      </w:r>
      <w:r>
        <w:rPr>
          <w:rFonts w:ascii="仿宋_GB2312" w:hAnsi="仿宋_GB2312" w:eastAsia="仿宋_GB2312" w:cs="仿宋_GB2312"/>
          <w:sz w:val="28"/>
          <w:szCs w:val="28"/>
        </w:rPr>
        <w:t>【强制】</w:t>
      </w:r>
      <w:r>
        <w:rPr>
          <w:rFonts w:hint="eastAsia" w:ascii="仿宋_GB2312" w:hAnsi="仿宋_GB2312" w:eastAsia="仿宋_GB2312" w:cs="仿宋_GB2312"/>
          <w:color w:val="000000"/>
          <w:sz w:val="28"/>
          <w:szCs w:val="28"/>
        </w:rPr>
        <w:t>品牌色是体现产品特性和传播理念最直观的视觉元素之一。在色彩选取时，需要先明确品牌色在界面中的使用场景及范围。在基础色板中选择主色，我们建议选择色板从浅至深的第六个颜色作为主色。</w:t>
      </w:r>
      <w:r>
        <w:rPr>
          <w:rFonts w:hint="eastAsia" w:ascii="仿宋_GB2312" w:hAnsi="仿宋_GB2312" w:eastAsia="仿宋_GB2312" w:cs="仿宋_GB2312"/>
          <w:color w:val="000000"/>
          <w:sz w:val="28"/>
          <w:szCs w:val="28"/>
          <w:lang w:eastAsia="zh-Hans"/>
        </w:rPr>
        <w:t>安居集团</w:t>
      </w:r>
      <w:r>
        <w:rPr>
          <w:rFonts w:hint="eastAsia" w:ascii="仿宋_GB2312" w:hAnsi="仿宋_GB2312" w:eastAsia="仿宋_GB2312" w:cs="仿宋_GB2312"/>
          <w:color w:val="000000"/>
          <w:sz w:val="28"/>
          <w:szCs w:val="28"/>
        </w:rPr>
        <w:t>的品牌色</w:t>
      </w:r>
      <w:r>
        <w:rPr>
          <w:rFonts w:hint="eastAsia" w:ascii="仿宋_GB2312" w:hAnsi="仿宋_GB2312" w:eastAsia="仿宋_GB2312" w:cs="仿宋_GB2312"/>
          <w:color w:val="000000"/>
          <w:sz w:val="28"/>
          <w:szCs w:val="28"/>
          <w:lang w:eastAsia="zh-Hans"/>
        </w:rPr>
        <w:t>由企业标准蓝</w:t>
      </w:r>
      <w:r>
        <w:rPr>
          <w:rFonts w:ascii="仿宋_GB2312" w:hAnsi="仿宋_GB2312" w:eastAsia="仿宋_GB2312" w:cs="仿宋_GB2312"/>
          <w:color w:val="000000"/>
          <w:sz w:val="28"/>
          <w:szCs w:val="28"/>
        </w:rPr>
        <w:t>#0086D1</w:t>
      </w:r>
      <w:r>
        <w:rPr>
          <w:rFonts w:hint="eastAsia" w:ascii="仿宋_GB2312" w:hAnsi="仿宋_GB2312" w:eastAsia="仿宋_GB2312" w:cs="仿宋_GB2312"/>
          <w:color w:val="000000"/>
          <w:sz w:val="28"/>
          <w:szCs w:val="28"/>
          <w:lang w:eastAsia="zh-Hans"/>
        </w:rPr>
        <w:t>渐变至企业标准青</w:t>
      </w:r>
      <w:r>
        <w:rPr>
          <w:rFonts w:ascii="仿宋_GB2312" w:hAnsi="仿宋_GB2312" w:eastAsia="仿宋_GB2312" w:cs="仿宋_GB2312"/>
          <w:color w:val="000000"/>
          <w:sz w:val="28"/>
          <w:szCs w:val="28"/>
        </w:rPr>
        <w:t>#00b5d1。</w:t>
      </w:r>
    </w:p>
    <w:p w14:paraId="6DCC4AB4">
      <w:pPr>
        <w:widowControl/>
        <w:ind w:firstLine="560" w:firstLineChars="200"/>
        <w:jc w:val="left"/>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应用场景包括：关键行动点、操作状态、重要信息高亮等场景。</w:t>
      </w:r>
    </w:p>
    <w:p w14:paraId="515ADEF7">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.2</w:t>
      </w:r>
      <w:r>
        <w:rPr>
          <w:rFonts w:hint="eastAsia" w:ascii="仿宋_GB2312" w:hAnsi="仿宋_GB2312" w:eastAsia="仿宋_GB2312" w:cs="仿宋_GB2312"/>
          <w:color w:val="000000"/>
          <w:sz w:val="28"/>
          <w:szCs w:val="28"/>
        </w:rPr>
        <w:t>【强制】</w:t>
      </w:r>
      <w:r>
        <w:rPr>
          <w:rFonts w:ascii="仿宋_GB2312" w:hAnsi="仿宋_GB2312" w:eastAsia="仿宋_GB2312" w:cs="仿宋_GB2312"/>
          <w:color w:val="000000"/>
          <w:sz w:val="28"/>
          <w:szCs w:val="28"/>
        </w:rPr>
        <w:t>功能色代表了明确的信息以及状态，比如成功、出错、失败、提醒、链接等。功能色的选取需要遵守用户对色彩的基本认知。在</w:t>
      </w:r>
      <w:r>
        <w:rPr>
          <w:rFonts w:hint="eastAsia" w:ascii="仿宋_GB2312" w:hAnsi="仿宋_GB2312" w:eastAsia="仿宋_GB2312" w:cs="仿宋_GB2312"/>
          <w:color w:val="000000"/>
          <w:sz w:val="28"/>
          <w:szCs w:val="28"/>
          <w:lang w:eastAsia="zh-Hans"/>
        </w:rPr>
        <w:t>安居系统</w:t>
      </w:r>
      <w:r>
        <w:rPr>
          <w:rFonts w:ascii="仿宋_GB2312" w:hAnsi="仿宋_GB2312" w:eastAsia="仿宋_GB2312" w:cs="仿宋_GB2312"/>
          <w:color w:val="000000"/>
          <w:sz w:val="28"/>
          <w:szCs w:val="28"/>
        </w:rPr>
        <w:t>产品体系下，功能色</w:t>
      </w:r>
      <w:r>
        <w:rPr>
          <w:rFonts w:hint="eastAsia" w:ascii="仿宋_GB2312" w:hAnsi="仿宋_GB2312" w:eastAsia="仿宋_GB2312" w:cs="仿宋_GB2312"/>
          <w:color w:val="000000"/>
          <w:sz w:val="28"/>
          <w:szCs w:val="28"/>
          <w:lang w:eastAsia="zh-Hans"/>
        </w:rPr>
        <w:t>必须</w:t>
      </w:r>
      <w:r>
        <w:rPr>
          <w:rFonts w:ascii="仿宋_GB2312" w:hAnsi="仿宋_GB2312" w:eastAsia="仿宋_GB2312" w:cs="仿宋_GB2312"/>
          <w:color w:val="000000"/>
          <w:sz w:val="28"/>
          <w:szCs w:val="28"/>
        </w:rPr>
        <w:t>保持一致，不要有过多的自定义干扰用户的认知体验。</w:t>
      </w:r>
    </w:p>
    <w:p w14:paraId="26288213">
      <w:pPr>
        <w:pStyle w:val="2"/>
        <w:ind w:firstLine="560" w:firstLineChars="200"/>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lang w:eastAsia="zh-Hans"/>
        </w:rPr>
        <w:t>成功色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#52C41A</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eastAsia="zh-Hans"/>
        </w:rPr>
        <w:t>警告色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#FAAD14</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eastAsia="zh-Hans"/>
        </w:rPr>
        <w:t>错误色</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#F5222D</w:t>
      </w:r>
    </w:p>
    <w:p w14:paraId="7B12CC4B">
      <w:pPr>
        <w:widowControl/>
        <w:jc w:val="left"/>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.3</w:t>
      </w:r>
      <w:r>
        <w:rPr>
          <w:rFonts w:hint="eastAsia" w:ascii="仿宋_GB2312" w:hAnsi="仿宋_GB2312" w:eastAsia="仿宋_GB2312" w:cs="仿宋_GB2312"/>
          <w:color w:val="000000"/>
          <w:sz w:val="28"/>
          <w:szCs w:val="28"/>
        </w:rPr>
        <w:t>【强制】</w:t>
      </w:r>
      <w:r>
        <w:rPr>
          <w:rFonts w:ascii="仿宋_GB2312" w:hAnsi="仿宋_GB2312" w:eastAsia="仿宋_GB2312" w:cs="仿宋_GB2312"/>
          <w:color w:val="000000"/>
          <w:sz w:val="28"/>
          <w:szCs w:val="28"/>
        </w:rPr>
        <w:t>中性色主要被大量的应用在界面的文字部分，此外背景、边框、分割线等场景中也</w:t>
      </w:r>
      <w:r>
        <w:rPr>
          <w:rFonts w:hint="eastAsia" w:ascii="仿宋_GB2312" w:hAnsi="仿宋_GB2312" w:eastAsia="仿宋_GB2312" w:cs="仿宋_GB2312"/>
          <w:color w:val="000000"/>
          <w:sz w:val="28"/>
          <w:szCs w:val="28"/>
        </w:rPr>
        <w:t>很</w:t>
      </w:r>
      <w:r>
        <w:rPr>
          <w:rFonts w:ascii="仿宋_GB2312" w:hAnsi="仿宋_GB2312" w:eastAsia="仿宋_GB2312" w:cs="仿宋_GB2312"/>
          <w:color w:val="000000"/>
          <w:sz w:val="28"/>
          <w:szCs w:val="28"/>
        </w:rPr>
        <w:t>常见。产品中性色的定义需要考虑深色背景以及浅色背景的差异，同时结合WCAG 2.0标准。</w:t>
      </w:r>
    </w:p>
    <w:p w14:paraId="1B345EB2">
      <w:pPr>
        <w:widowControl/>
        <w:jc w:val="left"/>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.4</w:t>
      </w:r>
      <w:r>
        <w:rPr>
          <w:rFonts w:hint="eastAsia" w:ascii="仿宋_GB2312" w:hAnsi="仿宋_GB2312" w:eastAsia="仿宋_GB2312" w:cs="仿宋_GB2312"/>
          <w:color w:val="000000"/>
          <w:sz w:val="28"/>
          <w:szCs w:val="28"/>
        </w:rPr>
        <w:t>【强制】布局（Layout）根据用户的终端设备、系统、分辨率、屏幕尺寸等因素，调整页面元素的排布和位置，以提供一致的信息呈现和适合当前环境的阅读和操作体验。</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适应性：能够在不同的终端环境下自适应调整。简洁：能够让用户快速找到所需信息。美观：能够提供舒适的视觉体验和便捷的操作方式。</w:t>
      </w:r>
    </w:p>
    <w:p w14:paraId="4321997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.5</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】设计稿基准尺寸输出为@1x尺寸，因此，在@1x设计尺寸中最小基准单位为4的倍数</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目前提供8份栅格体系：即除去页面边距以外将剩余尺寸分成8块栅格，栅格总宽度为7列+1小列=总宽度，页面中的列会随着页面尺寸的变化而变化，唯一不变的是页面中的间隙，间隙在栅格中始终保持8px。</w:t>
      </w:r>
      <w:r>
        <w:rPr>
          <w:rFonts w:hint="eastAsia"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rPr>
        <w:t>建议画布尺寸：375*812（高度可根据实际内容调整）。</w:t>
      </w:r>
    </w:p>
    <w:p w14:paraId="7B09836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.6【强制】</w:t>
      </w:r>
      <w:r>
        <w:rPr>
          <w:rFonts w:hint="eastAsia" w:ascii="仿宋_GB2312" w:hAnsi="仿宋_GB2312" w:eastAsia="仿宋_GB2312" w:cs="仿宋_GB2312"/>
          <w:color w:val="000000"/>
          <w:sz w:val="28"/>
          <w:szCs w:val="28"/>
          <w:lang w:eastAsia="zh-Hans"/>
        </w:rPr>
        <w:t>间距规则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在网格系统中应该更加注重的是间隙和边距，而间隙要遵循网格系统（例如使用4、8、16、24、32等和8具有规律的数字）</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符合网格系统的间距能使版面变得更整齐清晰且有一定的均衡感</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将原本复杂的版式编排变得更加简单易懂、有规律可循。它能有效地强调出画面中的重点信息，让用户快速找到自己需要的内容。</w:t>
      </w:r>
    </w:p>
    <w:p w14:paraId="37022AE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.7【强制】</w:t>
      </w:r>
      <w:r>
        <w:rPr>
          <w:rFonts w:hint="eastAsia" w:ascii="仿宋_GB2312" w:hAnsi="仿宋_GB2312" w:eastAsia="仿宋_GB2312" w:cs="仿宋_GB2312"/>
          <w:color w:val="000000"/>
          <w:sz w:val="28"/>
          <w:szCs w:val="28"/>
          <w:lang w:eastAsia="zh-Hans"/>
        </w:rPr>
        <w:t>图标规则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图标icon符号，通常用于表达某种功能、操作或者内容的概括，以便用户快速识别和理解。Icon不仅可以提高页面的美观度，还能够简化用户与产品之间的交互流程，提高用户体验。应该具备可识别、可操作、易理解、一致性、美观性。</w:t>
      </w:r>
    </w:p>
    <w:p w14:paraId="6935CEB1">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.8【强制】</w:t>
      </w:r>
      <w:r>
        <w:rPr>
          <w:rFonts w:hint="eastAsia" w:ascii="仿宋_GB2312" w:hAnsi="仿宋_GB2312" w:eastAsia="仿宋_GB2312" w:cs="仿宋_GB2312"/>
          <w:color w:val="000000"/>
          <w:sz w:val="28"/>
          <w:szCs w:val="28"/>
          <w:lang w:eastAsia="zh-Hans"/>
        </w:rPr>
        <w:t>圆角和描边原则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线性图标的描边、矩形圆角应该保持一致性，描边的位置、粗细应该保持一致，提高升图标风格的品质和一致性。</w:t>
      </w:r>
    </w:p>
    <w:p w14:paraId="50473B2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.9【强制】</w:t>
      </w:r>
      <w:r>
        <w:rPr>
          <w:rFonts w:hint="eastAsia" w:ascii="仿宋_GB2312" w:hAnsi="仿宋_GB2312" w:eastAsia="仿宋_GB2312" w:cs="仿宋_GB2312"/>
          <w:color w:val="000000"/>
          <w:sz w:val="28"/>
          <w:szCs w:val="28"/>
          <w:lang w:eastAsia="zh-Hans"/>
        </w:rPr>
        <w:t>基准线原则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基准形状是网格的基础，保障三种（圆、矩、方）基本符号类型视觉对齐。通过使用这些核心形状作为指南，可以在系统图标中保持一致的视觉比例</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保持视觉平衡提升设计整体品质。</w:t>
      </w:r>
    </w:p>
    <w:p w14:paraId="57B56C1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.10【强制】</w:t>
      </w:r>
      <w:r>
        <w:rPr>
          <w:rFonts w:hint="eastAsia" w:ascii="仿宋_GB2312" w:hAnsi="仿宋_GB2312" w:eastAsia="仿宋_GB2312" w:cs="仿宋_GB2312"/>
          <w:color w:val="000000"/>
          <w:sz w:val="28"/>
          <w:szCs w:val="28"/>
          <w:lang w:eastAsia="zh-Hans"/>
        </w:rPr>
        <w:t>排版原则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字体排版应引导用户的注意力，增加可读性，提高品牌识别度，以及增强用户体验</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帮助创建视觉层次结构，使用户更容易理解和浏览网站或应用程序。可以通过字体的形状、大小、颜色、间距、排版等方面来传达信息，引导用户的注意力，增加可读性，提高品牌识别度，以及增强用户体验。</w:t>
      </w:r>
    </w:p>
    <w:p w14:paraId="660059D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.11【强制】</w:t>
      </w:r>
      <w:r>
        <w:rPr>
          <w:rFonts w:hint="eastAsia" w:ascii="仿宋_GB2312" w:hAnsi="仿宋_GB2312" w:eastAsia="仿宋_GB2312" w:cs="仿宋_GB2312"/>
          <w:color w:val="000000"/>
          <w:sz w:val="28"/>
          <w:szCs w:val="28"/>
          <w:lang w:eastAsia="zh-Hans"/>
        </w:rPr>
        <w:t>圆角规则</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在界面设计中，适当的圆角不仅可以反应产品的调性，还提供更友好的视觉体验。</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小尺寸：默认边角为8主要用于卡片、按钮、标签的默认圆角大小。中尺寸：对话框边角为16。大尺寸：模态抽屉面板弹出层默认边角为20</w:t>
      </w:r>
      <w:r>
        <w:rPr>
          <w:rFonts w:hint="default" w:ascii="仿宋_GB2312" w:hAnsi="仿宋_GB2312" w:eastAsia="仿宋_GB2312" w:cs="仿宋_GB2312"/>
          <w:color w:val="000000"/>
          <w:sz w:val="28"/>
          <w:szCs w:val="28"/>
          <w:lang w:val="en-US" w:eastAsia="zh-CN"/>
        </w:rPr>
        <w:t>px</w:t>
      </w:r>
      <w:r>
        <w:rPr>
          <w:rFonts w:hint="eastAsia" w:ascii="仿宋_GB2312" w:hAnsi="仿宋_GB2312" w:eastAsia="仿宋_GB2312" w:cs="仿宋_GB2312"/>
          <w:color w:val="000000"/>
          <w:sz w:val="28"/>
          <w:szCs w:val="28"/>
        </w:rPr>
        <w:t>。</w:t>
      </w:r>
    </w:p>
    <w:p w14:paraId="368267E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.12【强制】</w:t>
      </w:r>
      <w:r>
        <w:rPr>
          <w:rFonts w:hint="eastAsia" w:ascii="仿宋_GB2312" w:hAnsi="仿宋_GB2312" w:eastAsia="仿宋_GB2312" w:cs="仿宋_GB2312"/>
          <w:color w:val="000000"/>
          <w:sz w:val="28"/>
          <w:szCs w:val="28"/>
          <w:lang w:eastAsia="zh-Hans"/>
        </w:rPr>
        <w:t>投影原则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投影用于区分页面中不同空间的信息，让页面信息层级更直观。</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基础投影：例如列表拖动，交互卡片投影。中层投影：普通弹出类</w:t>
      </w:r>
      <w:ins w:id="4" w:author="唐成" w:date="2025-09-15T10:10:24Z">
        <w:r>
          <w:rPr>
            <w:rFonts w:hint="eastAsia" w:ascii="仿宋_GB2312" w:hAnsi="仿宋_GB2312" w:eastAsia="仿宋_GB2312" w:cs="仿宋_GB2312"/>
            <w:color w:val="000000"/>
            <w:sz w:val="28"/>
            <w:szCs w:val="28"/>
            <w:lang w:eastAsia="zh-CN"/>
          </w:rPr>
          <w:t>组件</w:t>
        </w:r>
      </w:ins>
      <w:r>
        <w:rPr>
          <w:rFonts w:ascii="仿宋_GB2312" w:hAnsi="仿宋_GB2312" w:eastAsia="仿宋_GB2312" w:cs="仿宋_GB2312"/>
          <w:color w:val="000000"/>
          <w:sz w:val="28"/>
          <w:szCs w:val="28"/>
        </w:rPr>
        <w:t>，例如下拉菜单/气泡确认框/选择器等。上层投影：常驻顶层的操作交互</w:t>
      </w:r>
      <w:ins w:id="5" w:author="唐成" w:date="2025-09-15T10:10:25Z">
        <w:r>
          <w:rPr>
            <w:rFonts w:hint="eastAsia" w:ascii="仿宋_GB2312" w:hAnsi="仿宋_GB2312" w:eastAsia="仿宋_GB2312" w:cs="仿宋_GB2312"/>
            <w:color w:val="000000"/>
            <w:sz w:val="28"/>
            <w:szCs w:val="28"/>
            <w:lang w:eastAsia="zh-CN"/>
          </w:rPr>
          <w:t>组件</w:t>
        </w:r>
      </w:ins>
      <w:r>
        <w:rPr>
          <w:rFonts w:ascii="仿宋_GB2312" w:hAnsi="仿宋_GB2312" w:eastAsia="仿宋_GB2312" w:cs="仿宋_GB2312"/>
          <w:color w:val="000000"/>
          <w:sz w:val="28"/>
          <w:szCs w:val="28"/>
        </w:rPr>
        <w:t>，如新增按钮、顶部标签栏目。</w:t>
      </w:r>
    </w:p>
    <w:p w14:paraId="43D85BD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.13【强制】</w:t>
      </w:r>
      <w:r>
        <w:rPr>
          <w:rFonts w:hint="eastAsia" w:ascii="仿宋_GB2312" w:hAnsi="仿宋_GB2312" w:eastAsia="仿宋_GB2312" w:cs="仿宋_GB2312"/>
          <w:color w:val="000000"/>
          <w:sz w:val="28"/>
          <w:szCs w:val="28"/>
          <w:lang w:eastAsia="zh-Hans"/>
        </w:rPr>
        <w:t>空状态原则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在用户界面设计中，空状态（Empty State）是指在应用程序或页面中，用户尚未执行任何操作或还没有产生任何数据时所呈现的界面状态。空状态由自定义图标或自定义插图、文字、按钮或文字链组成</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自定义图标/自定义插图（可选）：符合当前场景的图片或图标，可根据项目要求定制，有默认类型插画。文字（必选）：对当前状态的一个简单说明介绍，也可用于指导用户行为。按钮/文字链（可选）：对改变当前状态</w:t>
      </w:r>
      <w:ins w:id="6" w:author="唐成" w:date="2025-09-15T10:10:24Z">
        <w:r>
          <w:rPr>
            <w:rFonts w:hint="eastAsia" w:ascii="仿宋_GB2312" w:hAnsi="仿宋_GB2312" w:eastAsia="仿宋_GB2312" w:cs="仿宋_GB2312"/>
            <w:color w:val="000000"/>
            <w:sz w:val="28"/>
            <w:szCs w:val="28"/>
            <w:lang w:eastAsia="zh-CN"/>
          </w:rPr>
          <w:t>的</w:t>
        </w:r>
      </w:ins>
      <w:r>
        <w:rPr>
          <w:rFonts w:ascii="仿宋_GB2312" w:hAnsi="仿宋_GB2312" w:eastAsia="仿宋_GB2312" w:cs="仿宋_GB2312"/>
          <w:color w:val="000000"/>
          <w:sz w:val="28"/>
          <w:szCs w:val="28"/>
        </w:rPr>
        <w:t>一个引导性操作。</w:t>
      </w:r>
    </w:p>
    <w:p w14:paraId="5E47071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按钮原则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按钮是一种用于触发操作的组件</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需要触发一个操作命令时。</w:t>
      </w:r>
      <w:r>
        <w:rPr>
          <w:rFonts w:hint="eastAsia" w:ascii="仿宋_GB2312" w:hAnsi="仿宋_GB2312" w:eastAsia="仿宋_GB2312" w:cs="仿宋_GB2312"/>
          <w:color w:val="000000"/>
          <w:sz w:val="28"/>
          <w:szCs w:val="28"/>
        </w:rPr>
        <w:t>如</w:t>
      </w:r>
      <w:r>
        <w:rPr>
          <w:rFonts w:ascii="仿宋_GB2312" w:hAnsi="仿宋_GB2312" w:eastAsia="仿宋_GB2312" w:cs="仿宋_GB2312"/>
          <w:color w:val="000000"/>
          <w:sz w:val="28"/>
          <w:szCs w:val="28"/>
        </w:rPr>
        <w:t>需要链接到不同的页面或对象时，请改用链接。</w:t>
      </w:r>
    </w:p>
    <w:p w14:paraId="65E6DC1C">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正常normal：填充主题色或者高辨识度的中性色，用来召唤用户可点击。点击press：按钮被点击或按下的反馈状态。禁用disable：按钮在页面中由于特殊情况不可点击的情况。加载Loading ：按钮需要请求加载等待的时候反馈状态，轻量的方式告知用户页面状态。</w:t>
      </w:r>
    </w:p>
    <w:p w14:paraId="6496FC3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图片原则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图片是一种展示或预览图像的组件，可以包含各种格式的丰富图像数据，如PNG、JPEG。同类型的图片</w:t>
      </w:r>
      <w:r>
        <w:rPr>
          <w:rFonts w:hint="eastAsia" w:ascii="仿宋_GB2312" w:hAnsi="仿宋_GB2312" w:eastAsia="仿宋_GB2312" w:cs="仿宋_GB2312"/>
          <w:color w:val="000000"/>
          <w:sz w:val="28"/>
          <w:szCs w:val="28"/>
        </w:rPr>
        <w:t>采用</w:t>
      </w:r>
      <w:r>
        <w:rPr>
          <w:rFonts w:ascii="仿宋_GB2312" w:hAnsi="仿宋_GB2312" w:eastAsia="仿宋_GB2312" w:cs="仿宋_GB2312"/>
          <w:color w:val="000000"/>
          <w:sz w:val="28"/>
          <w:szCs w:val="28"/>
        </w:rPr>
        <w:t>相同的尺寸和形状，能更加方便用户识别数据类型</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浏览查看。所以在设计使用片组件</w:t>
      </w:r>
      <w:r>
        <w:rPr>
          <w:rFonts w:hint="eastAsia" w:ascii="仿宋_GB2312" w:hAnsi="仿宋_GB2312" w:eastAsia="仿宋_GB2312" w:cs="仿宋_GB2312"/>
          <w:color w:val="000000"/>
          <w:sz w:val="28"/>
          <w:szCs w:val="28"/>
        </w:rPr>
        <w:t>时</w:t>
      </w:r>
      <w:r>
        <w:rPr>
          <w:rFonts w:ascii="仿宋_GB2312" w:hAnsi="仿宋_GB2312" w:eastAsia="仿宋_GB2312" w:cs="仿宋_GB2312"/>
          <w:color w:val="000000"/>
          <w:sz w:val="28"/>
          <w:szCs w:val="28"/>
        </w:rPr>
        <w:t>，我们需要考虑图片比例、图片填充、图片尺寸、交互状态。</w:t>
      </w:r>
    </w:p>
    <w:p w14:paraId="0F565586">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对于事件、物品展示的缩略图，通常采用方形图，头像类使用圆形居多。应遵从图形网格要求默认允许图片120、72、56、48、32、24。2:1：多用于广告banner、横幅广告位置。3:2:首页聚集缩略图，实拍图片预览。1:1:事件、物品展示的缩略图，通常采用方形图。圆形:头像类使用圆形居多。</w:t>
      </w:r>
    </w:p>
    <w:p w14:paraId="7E1BA81A">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徽标原则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徽标是一种用于引导用户处理的组件，常见于图标或头像右上角。</w:t>
      </w:r>
    </w:p>
    <w:p w14:paraId="060CF704">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数字：徽章可以作为链接或按钮的一部分来提供计数器。高亮点：用于强调或提醒用户新数据。角标：用于矩形列表内的前调标记。文字标签：产品特色、或多个属性状态标记。</w:t>
      </w:r>
    </w:p>
    <w:p w14:paraId="3A6D1AD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开关原则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开关是一种用于两种互斥状态之间进行切换的组件。</w:t>
      </w:r>
      <w:r>
        <w:rPr>
          <w:rFonts w:ascii="仿宋_GB2312" w:hAnsi="仿宋_GB2312" w:eastAsia="仿宋_GB2312" w:cs="仿宋_GB2312"/>
          <w:color w:val="000000"/>
          <w:sz w:val="28"/>
          <w:szCs w:val="28"/>
        </w:rPr>
        <w:br w:type="textWrapping"/>
      </w:r>
      <w:r>
        <w:rPr>
          <w:rFonts w:ascii="仿宋_GB2312" w:hAnsi="仿宋_GB2312" w:eastAsia="仿宋_GB2312" w:cs="仿宋_GB2312"/>
          <w:color w:val="000000"/>
          <w:sz w:val="28"/>
          <w:szCs w:val="28"/>
        </w:rPr>
        <w:t>需要触发激活或停用某些功能时，例如：“启用”和“不启用”。需要进行确认或提交操作才能生效时，例如接受使用条款，建议使用复选框。</w:t>
      </w:r>
    </w:p>
    <w:p w14:paraId="06AA668C">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交互状态，开启/关闭/开启不可点击/关闭不可点击。</w:t>
      </w:r>
    </w:p>
    <w:p w14:paraId="522CB93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步进器原则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步进器是一种指定的数值范围内通过增减步进值输入或更改数值的组件。</w:t>
      </w:r>
    </w:p>
    <w:p w14:paraId="18C94659">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初始状态、编辑中状态、最大值状态。步进器可</w:t>
      </w:r>
      <w:r>
        <w:rPr>
          <w:rFonts w:hint="eastAsia" w:ascii="仿宋_GB2312" w:hAnsi="仿宋_GB2312" w:eastAsia="仿宋_GB2312" w:cs="仿宋_GB2312"/>
          <w:color w:val="000000"/>
          <w:sz w:val="28"/>
          <w:szCs w:val="28"/>
        </w:rPr>
        <w:t>根据</w:t>
      </w:r>
      <w:r>
        <w:rPr>
          <w:rFonts w:ascii="仿宋_GB2312" w:hAnsi="仿宋_GB2312" w:eastAsia="仿宋_GB2312" w:cs="仿宋_GB2312"/>
          <w:color w:val="000000"/>
          <w:sz w:val="28"/>
          <w:szCs w:val="28"/>
        </w:rPr>
        <w:t>业务场景自定义调整大小。输入超过极值展示设定区间极值，并给用户toast提示。</w:t>
      </w:r>
    </w:p>
    <w:p w14:paraId="7C9C8AFC">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19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评分原则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允许用户对产品、服务或内容进行评分。它通常用于收集和显示用户反馈。</w:t>
      </w:r>
    </w:p>
    <w:p w14:paraId="1C8CF0C4">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lang w:eastAsia="zh-Hans"/>
        </w:rPr>
        <w:t>评分分为四种状态</w:t>
      </w:r>
      <w:r>
        <w:rPr>
          <w:rFonts w:ascii="仿宋_GB2312" w:hAnsi="仿宋_GB2312" w:eastAsia="仿宋_GB2312" w:cs="仿宋_GB2312"/>
          <w:color w:val="000000"/>
          <w:sz w:val="28"/>
          <w:szCs w:val="28"/>
        </w:rPr>
        <w:t>未评分/已评分/未选禁用/已选禁用</w:t>
      </w:r>
      <w:r>
        <w:rPr>
          <w:rFonts w:hint="eastAsia" w:ascii="仿宋_GB2312" w:hAnsi="仿宋_GB2312" w:eastAsia="仿宋_GB2312" w:cs="仿宋_GB2312"/>
          <w:color w:val="000000"/>
          <w:sz w:val="28"/>
          <w:szCs w:val="28"/>
        </w:rPr>
        <w:t>。</w:t>
      </w:r>
    </w:p>
    <w:p w14:paraId="65FD558F">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导航栏原则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导航栏（Navigation Bar）是一种在屏幕顶部，</w:t>
      </w:r>
      <w:r>
        <w:rPr>
          <w:rFonts w:hint="eastAsia" w:ascii="仿宋_GB2312" w:hAnsi="仿宋_GB2312" w:eastAsia="仿宋_GB2312" w:cs="仿宋_GB2312"/>
          <w:color w:val="000000"/>
          <w:sz w:val="28"/>
          <w:szCs w:val="28"/>
        </w:rPr>
        <w:t>具体</w:t>
      </w:r>
      <w:r>
        <w:rPr>
          <w:rFonts w:ascii="仿宋_GB2312" w:hAnsi="仿宋_GB2312" w:eastAsia="仿宋_GB2312" w:cs="仿宋_GB2312"/>
          <w:color w:val="000000"/>
          <w:sz w:val="28"/>
          <w:szCs w:val="28"/>
        </w:rPr>
        <w:t>可以通过内容的层次结构进行导航。</w:t>
      </w:r>
      <w:r>
        <w:rPr>
          <w:rFonts w:hint="eastAsia" w:ascii="仿宋_GB2312" w:hAnsi="仿宋_GB2312" w:eastAsia="仿宋_GB2312" w:cs="仿宋_GB2312"/>
          <w:color w:val="000000"/>
          <w:sz w:val="28"/>
          <w:szCs w:val="28"/>
        </w:rPr>
        <w:t>导航栏可以</w:t>
      </w:r>
      <w:r>
        <w:rPr>
          <w:rFonts w:ascii="仿宋_GB2312" w:hAnsi="仿宋_GB2312" w:eastAsia="仿宋_GB2312" w:cs="仿宋_GB2312"/>
          <w:color w:val="000000"/>
          <w:sz w:val="28"/>
          <w:szCs w:val="28"/>
        </w:rPr>
        <w:t>显示屏幕标题的自然位置</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帮助人们在应用程序中确定当前页面的位置</w:t>
      </w:r>
      <w:r>
        <w:rPr>
          <w:rFonts w:hint="eastAsia" w:ascii="仿宋_GB2312" w:hAnsi="仿宋_GB2312" w:eastAsia="仿宋_GB2312" w:cs="仿宋_GB2312"/>
          <w:color w:val="000000"/>
          <w:sz w:val="28"/>
          <w:szCs w:val="28"/>
        </w:rPr>
        <w:t>，以及可以</w:t>
      </w:r>
      <w:r>
        <w:rPr>
          <w:rFonts w:ascii="仿宋_GB2312" w:hAnsi="仿宋_GB2312" w:eastAsia="仿宋_GB2312" w:cs="仿宋_GB2312"/>
          <w:color w:val="000000"/>
          <w:sz w:val="28"/>
          <w:szCs w:val="28"/>
        </w:rPr>
        <w:t>影响屏幕内容。</w:t>
      </w:r>
    </w:p>
    <w:p w14:paraId="42C83E4B">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2</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标签栏原则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标签栏使用栏目项在同一视图中的相互排斥的内容视窗之间导航</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帮助人们了解视窗提供的不同类型的信息或功能</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实现快速切换视窗的功能。</w:t>
      </w:r>
    </w:p>
    <w:p w14:paraId="170A99F1">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选中状态：/未选状态：/标记状态：/自定义快捷按钮：</w:t>
      </w:r>
    </w:p>
    <w:p w14:paraId="0CC06C1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选项卡原则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选项卡用于在不同且相关的信息组之间切换视图，属于二级页面内容导航，需要与底部标签栏区分。</w:t>
      </w:r>
    </w:p>
    <w:p w14:paraId="4CFFC1B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建议标签栏超过5个使用，超过5个可采用滑动预览剩余标签内容。</w:t>
      </w:r>
    </w:p>
    <w:p w14:paraId="0AB8548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23</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侧边选项卡原则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侧边栏是一种位于页面左侧对内容区域切换的组件</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需要切换查看不同内容时，如：商品分类、物料分类。</w:t>
      </w:r>
    </w:p>
    <w:p w14:paraId="5C8F1229">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侧边栏高度根据父容器动态响应，内容超出后滚动显示；宽度固定。侧边栏项高度自适应。如果侧边栏项设置了最大高度或固定值，文本过长时结尾显示“.”。</w:t>
      </w:r>
    </w:p>
    <w:p w14:paraId="77B8904C">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步骤条原则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步骤条是一种显示任务进度或引导用户按照步骤完成任务的组件</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需要按步骤顺序进行录入或查看信息时</w:t>
      </w:r>
      <w:r>
        <w:rPr>
          <w:rFonts w:hint="eastAsia" w:ascii="仿宋_GB2312" w:hAnsi="仿宋_GB2312" w:eastAsia="仿宋_GB2312" w:cs="仿宋_GB2312"/>
          <w:color w:val="000000"/>
          <w:sz w:val="28"/>
          <w:szCs w:val="28"/>
        </w:rPr>
        <w:t>或者</w:t>
      </w:r>
      <w:r>
        <w:rPr>
          <w:rFonts w:ascii="仿宋_GB2312" w:hAnsi="仿宋_GB2312" w:eastAsia="仿宋_GB2312" w:cs="仿宋_GB2312"/>
          <w:color w:val="000000"/>
          <w:sz w:val="28"/>
          <w:szCs w:val="28"/>
        </w:rPr>
        <w:t>需要以流程维度串联信息时</w:t>
      </w:r>
      <w:r>
        <w:rPr>
          <w:rFonts w:hint="eastAsia" w:ascii="仿宋_GB2312" w:hAnsi="仿宋_GB2312" w:eastAsia="仿宋_GB2312" w:cs="仿宋_GB2312"/>
          <w:color w:val="000000"/>
          <w:sz w:val="28"/>
          <w:szCs w:val="28"/>
        </w:rPr>
        <w:t>。</w:t>
      </w:r>
    </w:p>
    <w:p w14:paraId="7E84B8E7">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时间条原则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时间轴是一种按时间顺序展示信息的组件</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需要以时间维度串联信息时。流程信息</w:t>
      </w:r>
      <w:r>
        <w:rPr>
          <w:rFonts w:hint="eastAsia" w:ascii="仿宋_GB2312" w:hAnsi="仿宋_GB2312" w:eastAsia="仿宋_GB2312" w:cs="仿宋_GB2312"/>
          <w:color w:val="000000"/>
          <w:sz w:val="28"/>
          <w:szCs w:val="28"/>
        </w:rPr>
        <w:t>包括</w:t>
      </w:r>
      <w:r>
        <w:rPr>
          <w:rFonts w:ascii="仿宋_GB2312" w:hAnsi="仿宋_GB2312" w:eastAsia="仿宋_GB2312" w:cs="仿宋_GB2312"/>
          <w:color w:val="000000"/>
          <w:sz w:val="28"/>
          <w:szCs w:val="28"/>
        </w:rPr>
        <w:t>：时间、节点标题、辅助说明、操作和时间节点等信息。</w:t>
      </w:r>
    </w:p>
    <w:p w14:paraId="44B67B84">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索引原则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移动应用程序中用于帮助用户浏览长列表</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方便用户滚动查找目的内容。索引组件通过为列表创建从A到Z的字母导航，可以让用户更快地找到他们想要查看的目标内容，从而提高用户的使用体验。当用户单击导航中的字母时，列表会自动跳转到以该字母开头的内容。</w:t>
      </w:r>
    </w:p>
    <w:p w14:paraId="27AD4BB3">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右侧索引标红指明当前索引位置，用户向上滑动时，索引标题栏吸顶，直至该区域内容全部上滑出可视范围内，同时下一级索引吸顶。</w:t>
      </w:r>
    </w:p>
    <w:p w14:paraId="3E3DD63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气泡弹出框原则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轻量化展示被收纳的用户操作的弹出气泡，点击箭头弹出收纳菜单。</w:t>
      </w:r>
    </w:p>
    <w:p w14:paraId="654FBAB2">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28</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分页原则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展示用户页面数据过多时导航翻页使用，展示当前页面所处数据位置，点击中间数字区域可快速设置跳转页码。</w:t>
      </w:r>
    </w:p>
    <w:p w14:paraId="3EBA19C7">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29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搜索栏原则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搜索栏是一种通过输入关键词快速查找数据的组件，</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当数据量较大，无法快速找到对应内容时。</w:t>
      </w:r>
    </w:p>
    <w:p w14:paraId="047BBC57">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搜索框为数据展示查询中常用组件，内容组件包含三种常用状态：默认未激活：输入框内提示文案可根据业务和产品设计要求定制。激活状态：激活后的输入框需要有快捷清空录入内容操作。搜罗结果状态：搜索结果状态，输入框内展示已录入的文本，点击后进入激活状态。</w:t>
      </w:r>
    </w:p>
    <w:p w14:paraId="19F50F4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轮播图原则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轮播容器是一种可以切换显示一组内容的容器</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需要按顺序展示页面核心被关注的内容时</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例如：运营广告等。</w:t>
      </w:r>
    </w:p>
    <w:p w14:paraId="6958D191">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图片轮播默认3秒自动轮播，手指点击左右滑动内容，常见的类型有三种：点状/线条/数字。</w:t>
      </w:r>
    </w:p>
    <w:p w14:paraId="0F6C844A">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列表原则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列表是一组按顺序展示同类信息的组件</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需要展示一组包含文本、图像、状态和操作等同类组合信息时。</w:t>
      </w:r>
      <w:r>
        <w:rPr>
          <w:rFonts w:hint="eastAsia" w:ascii="仿宋_GB2312" w:hAnsi="仿宋_GB2312" w:eastAsia="仿宋_GB2312" w:cs="仿宋_GB2312"/>
          <w:color w:val="000000"/>
          <w:sz w:val="28"/>
          <w:szCs w:val="28"/>
        </w:rPr>
        <w:t>如</w:t>
      </w:r>
      <w:r>
        <w:rPr>
          <w:rFonts w:ascii="仿宋_GB2312" w:hAnsi="仿宋_GB2312" w:eastAsia="仿宋_GB2312" w:cs="仿宋_GB2312"/>
          <w:color w:val="000000"/>
          <w:sz w:val="28"/>
          <w:szCs w:val="28"/>
        </w:rPr>
        <w:t>需要对信息进行排序、过滤、搜索时，建议结合筛选排序、搜索等控件使用。</w:t>
      </w:r>
    </w:p>
    <w:p w14:paraId="511BD1D7">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展示：用于仅做展示非编辑态的情况，如：查看一组数据的信息。导航：用于仅做展示非编辑态的情况，如：查看活动等。若仅存在当级选择展示，则不展示向右箭头（此时与输入展示一致），若存在下级及以上信息，则展示向右箭头。</w:t>
      </w:r>
    </w:p>
    <w:p w14:paraId="334DFF78">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折叠面板原则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通常用于将长列表或大块内容进行折叠、展开，以达到节省屏幕空间的目的。</w:t>
      </w:r>
    </w:p>
    <w:p w14:paraId="524E7AAE">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基础样式：多个折叠面板排列时，允许展开所有面板。手风琴：当多个折叠面板排列时，仅允许展开一个面板</w:t>
      </w:r>
    </w:p>
    <w:p w14:paraId="27C5481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33</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数据图表原则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通常用于将长列表或大块内容进行折叠、展开，以达到节省屏幕空间的目的。</w:t>
      </w:r>
    </w:p>
    <w:p w14:paraId="566C77BF">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通常情况图表设计稿必须标注清楚三种数据在页面的展示逻辑和规则，而不是简单展示图形。坐标层：根据业务需求展示分段和坐标轴（需要注意坐标轴单位）。数据图形层：展示数据内容，可以是折线或柱状图，需根据实际业务类型判断。详细数据指示器：需要提供选中具体数据的反馈展示，标准样式仅适用有坐标轴的图表。</w:t>
      </w:r>
    </w:p>
    <w:p w14:paraId="1A3AB3DB">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抽屉原则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展示现有业务的查询内容，需要页面触发展示，配合收纳管理复杂页面内容</w:t>
      </w:r>
      <w:r>
        <w:rPr>
          <w:rFonts w:hint="eastAsia" w:ascii="仿宋_GB2312" w:hAnsi="仿宋_GB2312" w:eastAsia="仿宋_GB2312" w:cs="仿宋_GB2312"/>
          <w:color w:val="000000"/>
          <w:sz w:val="28"/>
          <w:szCs w:val="28"/>
        </w:rPr>
        <w:t>，应用于</w:t>
      </w:r>
      <w:r>
        <w:rPr>
          <w:rFonts w:ascii="仿宋_GB2312" w:hAnsi="仿宋_GB2312" w:eastAsia="仿宋_GB2312" w:cs="仿宋_GB2312"/>
          <w:color w:val="000000"/>
          <w:sz w:val="28"/>
          <w:szCs w:val="28"/>
        </w:rPr>
        <w:t>需要在当前流程中插入临时任务，且不希望离开当前页面时。</w:t>
      </w:r>
    </w:p>
    <w:p w14:paraId="59128763">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点击黑色区域收起，触发收起时，背景遮罩需要有</w:t>
      </w:r>
      <w:ins w:id="7" w:author="唐成" w:date="2025-09-15T10:10:41Z">
        <w:r>
          <w:rPr>
            <w:rFonts w:hint="eastAsia" w:ascii="仿宋_GB2312" w:hAnsi="仿宋_GB2312" w:eastAsia="仿宋_GB2312" w:cs="仿宋_GB2312"/>
            <w:color w:val="000000"/>
            <w:sz w:val="28"/>
            <w:szCs w:val="28"/>
            <w:lang w:eastAsia="zh-CN"/>
          </w:rPr>
          <w:t>渐进式</w:t>
        </w:r>
      </w:ins>
      <w:r>
        <w:rPr>
          <w:rFonts w:ascii="仿宋_GB2312" w:hAnsi="仿宋_GB2312" w:eastAsia="仿宋_GB2312" w:cs="仿宋_GB2312"/>
          <w:color w:val="000000"/>
          <w:sz w:val="28"/>
          <w:szCs w:val="28"/>
        </w:rPr>
        <w:t>渐进示的消失变化。</w:t>
      </w:r>
    </w:p>
    <w:p w14:paraId="36E0CEF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轻提示原则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轻提示是一种不会中断用户操作的轻量级反馈组件</w:t>
      </w:r>
      <w:r>
        <w:rPr>
          <w:rFonts w:hint="eastAsia" w:ascii="仿宋_GB2312" w:hAnsi="仿宋_GB2312" w:eastAsia="仿宋_GB2312" w:cs="仿宋_GB2312"/>
          <w:color w:val="000000"/>
          <w:sz w:val="28"/>
          <w:szCs w:val="28"/>
        </w:rPr>
        <w:t>。</w:t>
      </w:r>
    </w:p>
    <w:p w14:paraId="69707FB8">
      <w:pPr>
        <w:widowControl/>
        <w:ind w:firstLine="560" w:firstLineChars="200"/>
        <w:jc w:val="left"/>
        <w:rPr>
          <w:rFonts w:ascii="仿宋_GB2312" w:hAnsi="仿宋_GB2312" w:eastAsia="仿宋_GB2312" w:cs="仿宋_GB2312"/>
          <w:color w:val="000000"/>
          <w:sz w:val="28"/>
          <w:szCs w:val="28"/>
          <w:lang w:eastAsia="zh-Hans"/>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位于页面中心，悬浮于内容之上。显示时间可根据需要进行配置，系统默认2s后自动消失，建议2～5s。无法点击提示外区域或者通过操作项使轻提示消失。一般不同时出现多个，多个同时被触发时，收起上一个再弹出下一个。</w:t>
      </w:r>
    </w:p>
    <w:p w14:paraId="1BE0933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对话框原则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对话框是一种展示信息并进行判断操作的模态弹窗。</w:t>
      </w:r>
      <w:r>
        <w:rPr>
          <w:rFonts w:ascii="仿宋_GB2312" w:hAnsi="仿宋_GB2312" w:eastAsia="仿宋_GB2312" w:cs="仿宋_GB2312"/>
          <w:color w:val="000000"/>
          <w:sz w:val="28"/>
          <w:szCs w:val="28"/>
        </w:rPr>
        <w:br w:type="textWrapping"/>
      </w:r>
      <w:r>
        <w:rPr>
          <w:rFonts w:ascii="仿宋_GB2312" w:hAnsi="仿宋_GB2312" w:eastAsia="仿宋_GB2312" w:cs="仿宋_GB2312"/>
          <w:color w:val="000000"/>
          <w:sz w:val="28"/>
          <w:szCs w:val="28"/>
        </w:rPr>
        <w:t>类型包括警告、错误、提示信息等。Alert通常会在用户交互过程中出现，并要求用户进行某种操作。例如，当用户试图删除重要数据时，可能会出现一条警告消息，要求用户再次确认操作。</w:t>
      </w:r>
    </w:p>
    <w:p w14:paraId="117C182C">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需要进行重要或有风险的操作时。按钮数量过多时，建议使用动作面板。位于界面中心，位于页面最顶层。可配置点击遮罩消失，默认不支持点击遮罩区域消失。可配置录入框。非必要不推荐。</w:t>
      </w:r>
    </w:p>
    <w:p w14:paraId="60B80123">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37</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输入框原则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输入框是一种允许输入或编辑文本、数字的组件</w:t>
      </w:r>
      <w:r>
        <w:rPr>
          <w:rFonts w:hint="eastAsia" w:ascii="仿宋_GB2312" w:hAnsi="仿宋_GB2312" w:eastAsia="仿宋_GB2312" w:cs="仿宋_GB2312"/>
          <w:color w:val="000000"/>
          <w:sz w:val="28"/>
          <w:szCs w:val="28"/>
        </w:rPr>
        <w:t>。</w:t>
      </w:r>
    </w:p>
    <w:p w14:paraId="0E107B8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提示优先告知用户该表单项的限制信息。需传达给用户该表单项的有效信息提示。无字段名称输入框，暗提示文案格式为：“请输入[字段名称]，XX个字以内”，如：请输入学员姓名，20个字以内。</w:t>
      </w:r>
    </w:p>
    <w:p w14:paraId="29608FEA">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38</w:t>
      </w:r>
      <w:r>
        <w:rPr>
          <w:rFonts w:hint="eastAsia" w:ascii="仿宋_GB2312" w:hAnsi="仿宋_GB2312" w:eastAsia="仿宋_GB2312" w:cs="仿宋_GB2312"/>
          <w:color w:val="000000"/>
          <w:sz w:val="28"/>
          <w:szCs w:val="28"/>
        </w:rPr>
        <w:t>【强制】</w:t>
      </w:r>
      <w:r>
        <w:rPr>
          <w:rFonts w:ascii="仿宋_GB2312" w:hAnsi="仿宋_GB2312" w:eastAsia="仿宋_GB2312" w:cs="仿宋_GB2312"/>
          <w:color w:val="000000"/>
          <w:sz w:val="28"/>
          <w:szCs w:val="28"/>
        </w:rPr>
        <w:t>选择器</w:t>
      </w:r>
      <w:r>
        <w:rPr>
          <w:rFonts w:hint="eastAsia" w:ascii="仿宋_GB2312" w:hAnsi="仿宋_GB2312" w:eastAsia="仿宋_GB2312" w:cs="仿宋_GB2312"/>
          <w:color w:val="000000"/>
          <w:sz w:val="28"/>
          <w:szCs w:val="28"/>
          <w:lang w:eastAsia="zh-Hans"/>
        </w:rPr>
        <w:t>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通过点击触发相关选择器并展示选择信息。宽度根据父容器动态响应，高度固定。</w:t>
      </w:r>
    </w:p>
    <w:p w14:paraId="787DC69E">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优先告知用户该表单项的限制信息。如果存在多个选项时，只显示第一个选项，结尾显示“等N项”。多行文本内容展示逻辑：a、若文本内容单行展示，标题与文本内容均水平居中对齐。b、若文本内容多行展示，标题与文本内容顶部对齐，自适应高度展示。若遇特殊场景可固定高度展示内容，可滑动查看。</w:t>
      </w:r>
    </w:p>
    <w:p w14:paraId="0C39879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39</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单选原则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单选是一种在一组互斥的选项中进行选择的组件。</w:t>
      </w:r>
    </w:p>
    <w:p w14:paraId="1613B726">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单行文字：宽度、高度根据内容自适应。多行文字：高度根据内容自适应，宽度根据父容器动态响应。如果内容超过宽度最大值时换行，建议内容不超过两行。</w:t>
      </w:r>
    </w:p>
    <w:p w14:paraId="0D65F9FC">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40</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多选原则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常用于选项表单中，表示当选的选项使用。需要在一组互斥的选项进行选择时使用，建议使用单选。选项过多且无需平铺展示所有选项时，建议使用选择器。</w:t>
      </w:r>
    </w:p>
    <w:p w14:paraId="1C33EF79">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41</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滚轮选择原则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通过直接滚动列表直接选中内容的单选组件，用户可以直接通过滚轮来看到选项的变化,这种直观的交互体验使选择变得更简单易用。通常用于让用户从一系列预定义选项中选择一个或一组值。比如：时间、尺寸、年级、地域等。</w:t>
      </w:r>
    </w:p>
    <w:p w14:paraId="0F76ADE8">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可配置多级别数据。如果内容文本设置了最大宽度或固定值，文本过长时结尾显示“…”。</w:t>
      </w:r>
    </w:p>
    <w:p w14:paraId="56FA528E">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42</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时间选择器原则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提供日期选择单点时间（yyyy-mm-dd hh:mm:ss）、区间时间，可根据实际业务要求调整格式。</w:t>
      </w:r>
    </w:p>
    <w:p w14:paraId="5C3DF10B">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ascii="仿宋_GB2312" w:hAnsi="仿宋_GB2312" w:eastAsia="仿宋_GB2312" w:cs="仿宋_GB2312"/>
          <w:color w:val="000000"/>
          <w:sz w:val="28"/>
          <w:szCs w:val="28"/>
        </w:rPr>
        <w:t>列表中显示数个选项数；中间位为默认选中，每一栏都可，上下滚动列表，切换选中项。</w:t>
      </w:r>
    </w:p>
    <w:p w14:paraId="4F551C92">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43</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日历选择器原则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提供日期选择单点时间（yyyy-mm-dd hh:mm:ss）、区间时间，可根据实际业务要求调整格式。</w:t>
      </w:r>
      <w:r>
        <w:rPr>
          <w:rFonts w:hint="eastAsia" w:ascii="仿宋_GB2312" w:hAnsi="仿宋_GB2312" w:eastAsia="仿宋_GB2312" w:cs="仿宋_GB2312"/>
          <w:color w:val="000000"/>
          <w:sz w:val="28"/>
          <w:szCs w:val="28"/>
          <w:lang w:eastAsia="zh-Hans"/>
        </w:rPr>
        <w:t>种类分为</w:t>
      </w:r>
      <w:r>
        <w:rPr>
          <w:rFonts w:ascii="仿宋_GB2312" w:hAnsi="仿宋_GB2312" w:eastAsia="仿宋_GB2312" w:cs="仿宋_GB2312"/>
          <w:color w:val="000000"/>
          <w:sz w:val="28"/>
          <w:szCs w:val="28"/>
        </w:rPr>
        <w:t>单日日期，区间日期。</w:t>
      </w:r>
    </w:p>
    <w:p w14:paraId="0F35E442">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44</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附件上传原则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附件是一种上传或查看文件的组件</w:t>
      </w:r>
      <w:r>
        <w:rPr>
          <w:rFonts w:hint="eastAsia" w:ascii="仿宋_GB2312" w:hAnsi="仿宋_GB2312" w:eastAsia="仿宋_GB2312" w:cs="仿宋_GB2312"/>
          <w:color w:val="000000"/>
          <w:sz w:val="28"/>
          <w:szCs w:val="28"/>
        </w:rPr>
        <w:t>，用</w:t>
      </w:r>
      <w:r>
        <w:rPr>
          <w:rFonts w:ascii="仿宋_GB2312" w:hAnsi="仿宋_GB2312" w:eastAsia="仿宋_GB2312" w:cs="仿宋_GB2312"/>
          <w:color w:val="000000"/>
          <w:sz w:val="28"/>
          <w:szCs w:val="28"/>
        </w:rPr>
        <w:t>上传文件</w:t>
      </w:r>
      <w:r>
        <w:rPr>
          <w:rFonts w:hint="eastAsia" w:ascii="仿宋_GB2312" w:hAnsi="仿宋_GB2312" w:eastAsia="仿宋_GB2312" w:cs="仿宋_GB2312"/>
          <w:color w:val="000000"/>
          <w:sz w:val="28"/>
          <w:szCs w:val="28"/>
        </w:rPr>
        <w:t>以及</w:t>
      </w:r>
      <w:r>
        <w:rPr>
          <w:rFonts w:ascii="仿宋_GB2312" w:hAnsi="仿宋_GB2312" w:eastAsia="仿宋_GB2312" w:cs="仿宋_GB2312"/>
          <w:color w:val="000000"/>
          <w:sz w:val="28"/>
          <w:szCs w:val="28"/>
        </w:rPr>
        <w:t>查看已上传文件。</w:t>
      </w:r>
    </w:p>
    <w:p w14:paraId="21827BF0">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FFC000"/>
          <w:sz w:val="28"/>
          <w:szCs w:val="28"/>
        </w:rPr>
        <w:t>说明：</w:t>
      </w:r>
      <w:r>
        <w:rPr>
          <w:rFonts w:hint="eastAsia" w:ascii="仿宋_GB2312" w:hAnsi="仿宋_GB2312" w:eastAsia="仿宋_GB2312" w:cs="仿宋_GB2312"/>
          <w:color w:val="000000"/>
          <w:sz w:val="28"/>
          <w:szCs w:val="28"/>
          <w:lang w:eastAsia="zh-Hans"/>
        </w:rPr>
        <w:t>分为四种状态</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默认状态、带辅助文本、校验反馈提示、上传附件状态</w:t>
      </w:r>
    </w:p>
    <w:p w14:paraId="25D9765D">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45</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图片上传原则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图片上传是一种上传图片并显示缩略图的组件。用于上传多个图片组件</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具体图片数量可配置</w:t>
      </w:r>
      <w:r>
        <w:rPr>
          <w:rFonts w:hint="eastAsia" w:ascii="仿宋_GB2312" w:hAnsi="仿宋_GB2312" w:eastAsia="仿宋_GB2312" w:cs="仿宋_GB2312"/>
          <w:color w:val="000000"/>
          <w:sz w:val="28"/>
          <w:szCs w:val="28"/>
        </w:rPr>
        <w:t>。</w:t>
      </w:r>
    </w:p>
    <w:p w14:paraId="229E8EE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46</w:t>
      </w:r>
      <w:r>
        <w:rPr>
          <w:rFonts w:hint="eastAsia" w:ascii="仿宋_GB2312" w:hAnsi="仿宋_GB2312" w:eastAsia="仿宋_GB2312" w:cs="仿宋_GB2312"/>
          <w:color w:val="000000"/>
          <w:sz w:val="28"/>
          <w:szCs w:val="28"/>
        </w:rPr>
        <w:t>【强制】</w:t>
      </w:r>
      <w:r>
        <w:rPr>
          <w:rFonts w:hint="eastAsia" w:ascii="仿宋_GB2312" w:hAnsi="仿宋_GB2312" w:eastAsia="仿宋_GB2312" w:cs="仿宋_GB2312"/>
          <w:color w:val="000000"/>
          <w:sz w:val="28"/>
          <w:szCs w:val="28"/>
          <w:lang w:eastAsia="zh-Hans"/>
        </w:rPr>
        <w:t>操作选项原则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动作面板是一种由用户操作触发，提供多个与当前场景相关操作选项的模态弹窗。一般存在2-6个单选操作项推荐使用。需要启动任务或者</w:t>
      </w:r>
      <w:r>
        <w:rPr>
          <w:rFonts w:hint="eastAsia" w:ascii="仿宋_GB2312" w:hAnsi="仿宋_GB2312" w:eastAsia="仿宋_GB2312" w:cs="仿宋_GB2312"/>
          <w:color w:val="000000"/>
          <w:sz w:val="28"/>
          <w:szCs w:val="28"/>
        </w:rPr>
        <w:t>执行</w:t>
      </w:r>
      <w:r>
        <w:rPr>
          <w:rFonts w:ascii="仿宋_GB2312" w:hAnsi="仿宋_GB2312" w:eastAsia="仿宋_GB2312" w:cs="仿宋_GB2312"/>
          <w:color w:val="000000"/>
          <w:sz w:val="28"/>
          <w:szCs w:val="28"/>
        </w:rPr>
        <w:t>需要二次确认的操作时，如删除、禁用等。若需明确当前操作，可使用提示文本辅助描述，不超过两</w:t>
      </w:r>
      <w:r>
        <w:rPr>
          <w:rFonts w:hint="eastAsia" w:ascii="仿宋_GB2312" w:hAnsi="仿宋_GB2312" w:eastAsia="仿宋_GB2312" w:cs="仿宋_GB2312"/>
          <w:color w:val="000000"/>
          <w:sz w:val="28"/>
          <w:szCs w:val="28"/>
          <w:lang w:val="en-US" w:eastAsia="zh-CN"/>
        </w:rPr>
        <w:t>行内容</w:t>
      </w:r>
      <w:r>
        <w:rPr>
          <w:rFonts w:ascii="仿宋_GB2312" w:hAnsi="仿宋_GB2312" w:eastAsia="仿宋_GB2312" w:cs="仿宋_GB2312"/>
          <w:color w:val="000000"/>
          <w:sz w:val="28"/>
          <w:szCs w:val="28"/>
        </w:rPr>
        <w:t>，过于复杂建议使用list选项。</w:t>
      </w:r>
    </w:p>
    <w:p w14:paraId="37DCE17A">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47</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首页</w:t>
      </w:r>
      <w:r>
        <w:rPr>
          <w:rFonts w:hint="eastAsia" w:ascii="仿宋_GB2312" w:hAnsi="仿宋_GB2312" w:eastAsia="仿宋_GB2312" w:cs="仿宋_GB2312"/>
          <w:color w:val="000000"/>
          <w:sz w:val="28"/>
          <w:szCs w:val="28"/>
          <w:lang w:eastAsia="zh-Hans"/>
        </w:rPr>
        <w:t>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首页应集中展示某个业务各项工作任务和关键指标的界面，旨在让用户迅速了解当前情况并开始处理任务、业务分布、数据情况。适用于各种场景，如产品首页、模块首页和官网门户首页，支持数据概览、高频任务处理和详细信息查看等多种操作。在设计首页时，应充分考虑用户角色和使用场景，以便提供更全面、结构清晰的工作任务查看和处理体验。首页内容应以关键信息为核心，突出显示重点，使用户能快速定位所需信息。此外，应提供简洁、高效的导航路径，引导用户轻松访问核心目标，从而提高任务处理效率。</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48</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列表页</w:t>
      </w:r>
      <w:r>
        <w:rPr>
          <w:rFonts w:hint="eastAsia" w:ascii="仿宋_GB2312" w:hAnsi="仿宋_GB2312" w:eastAsia="仿宋_GB2312" w:cs="仿宋_GB2312"/>
          <w:color w:val="000000"/>
          <w:sz w:val="28"/>
          <w:szCs w:val="28"/>
          <w:lang w:eastAsia="zh-Hans"/>
        </w:rPr>
        <w:t>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列表页面是一种展示和处理大量数据的载体，帮助用户高效查看和处理列表条目。</w:t>
      </w:r>
      <w:r>
        <w:rPr>
          <w:rFonts w:hint="eastAsia" w:ascii="仿宋_GB2312" w:hAnsi="仿宋_GB2312" w:eastAsia="仿宋_GB2312" w:cs="仿宋_GB2312"/>
          <w:color w:val="000000"/>
          <w:sz w:val="28"/>
          <w:szCs w:val="28"/>
        </w:rPr>
        <w:t>列表页</w:t>
      </w:r>
      <w:r>
        <w:rPr>
          <w:rFonts w:ascii="仿宋_GB2312" w:hAnsi="仿宋_GB2312" w:eastAsia="仿宋_GB2312" w:cs="仿宋_GB2312"/>
          <w:color w:val="000000"/>
          <w:sz w:val="28"/>
          <w:szCs w:val="28"/>
        </w:rPr>
        <w:t>由形式一致连续和相关的列组成，通常链接到详细信息</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帮助用户快速搜索、比较、分析和查找内容选项。</w:t>
      </w:r>
      <w:r>
        <w:rPr>
          <w:rFonts w:ascii="仿宋_GB2312" w:hAnsi="仿宋_GB2312" w:eastAsia="仿宋_GB2312" w:cs="仿宋_GB2312"/>
          <w:color w:val="000000"/>
          <w:sz w:val="28"/>
          <w:szCs w:val="28"/>
        </w:rPr>
        <w:br w:type="textWrapping"/>
      </w:r>
      <w:r>
        <w:rPr>
          <w:rFonts w:ascii="仿宋_GB2312" w:hAnsi="仿宋_GB2312" w:eastAsia="仿宋_GB2312" w:cs="仿宋_GB2312"/>
          <w:color w:val="000000"/>
          <w:sz w:val="28"/>
          <w:szCs w:val="28"/>
        </w:rPr>
        <w:t>支持数据过滤、任务处理、详细信息查看和其他操作。</w:t>
      </w:r>
      <w:r>
        <w:rPr>
          <w:rFonts w:ascii="仿宋_GB2312" w:hAnsi="仿宋_GB2312" w:eastAsia="仿宋_GB2312" w:cs="仿宋_GB2312"/>
          <w:color w:val="000000"/>
          <w:sz w:val="28"/>
          <w:szCs w:val="28"/>
        </w:rPr>
        <w:br w:type="textWrapping"/>
      </w:r>
      <w:r>
        <w:rPr>
          <w:rFonts w:ascii="仿宋_GB2312" w:hAnsi="仿宋_GB2312" w:eastAsia="仿宋_GB2312" w:cs="仿宋_GB2312"/>
          <w:color w:val="000000"/>
          <w:sz w:val="28"/>
          <w:szCs w:val="28"/>
        </w:rPr>
        <w:t>使用一致的格式突出关键可识别信息。它以交互式层次展示信息，减少认知负荷。</w:t>
      </w:r>
    </w:p>
    <w:p w14:paraId="2FC2C99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49</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基础列表原则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给用户提供关键内容数据，可配置统计功能和快捷操作入口。1、搜索区（可选）：当列表内容过多，可使用搜索栏进行搜索。2、筛选区（可选）：用于筛选指定数据的区域。3、列表内容区：展示页面列表内容和快捷操作入口，包含单列列表项、带图单列列表项、双列列表项、带图双列列表项、单操作列表项、多操作列表项、商品列表项、资讯列表项等。</w:t>
      </w:r>
    </w:p>
    <w:p w14:paraId="5BCAFCD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50</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分组列表原则</w:t>
      </w:r>
      <w:r>
        <w:rPr>
          <w:rFonts w:ascii="仿宋_GB2312" w:hAnsi="仿宋_GB2312" w:eastAsia="仿宋_GB2312" w:cs="仿宋_GB2312"/>
          <w:color w:val="000000"/>
          <w:sz w:val="28"/>
          <w:szCs w:val="28"/>
        </w:rPr>
        <w:t>给用户提供分组的列表内容，多从时间、字母等维度排序和分类</w:t>
      </w:r>
      <w:r>
        <w:rPr>
          <w:rFonts w:hint="eastAsia" w:ascii="仿宋_GB2312" w:hAnsi="仿宋_GB2312" w:eastAsia="仿宋_GB2312" w:cs="仿宋_GB2312"/>
          <w:color w:val="000000"/>
          <w:sz w:val="28"/>
          <w:szCs w:val="28"/>
        </w:rPr>
        <w:t>。</w:t>
      </w:r>
    </w:p>
    <w:p w14:paraId="3A8D0D78">
      <w:pPr>
        <w:widowControl/>
        <w:numPr>
          <w:ilvl w:val="-1"/>
          <w:numId w:val="0"/>
        </w:numPr>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（1）</w:t>
      </w:r>
      <w:r>
        <w:rPr>
          <w:rFonts w:ascii="仿宋_GB2312" w:hAnsi="仿宋_GB2312" w:eastAsia="仿宋_GB2312" w:cs="仿宋_GB2312"/>
          <w:color w:val="000000"/>
          <w:sz w:val="28"/>
          <w:szCs w:val="28"/>
        </w:rPr>
        <w:t>搜索区（可选）：当列表内容过多，可使用搜索栏进行搜索。</w:t>
      </w:r>
    </w:p>
    <w:p w14:paraId="5EBC1ED0">
      <w:pPr>
        <w:widowControl/>
        <w:numPr>
          <w:ilvl w:val="-1"/>
          <w:numId w:val="0"/>
        </w:numPr>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ascii="仿宋_GB2312" w:hAnsi="仿宋_GB2312" w:eastAsia="仿宋_GB2312" w:cs="仿宋_GB2312"/>
          <w:color w:val="000000"/>
          <w:sz w:val="28"/>
          <w:szCs w:val="28"/>
        </w:rPr>
        <w:t>索引功能：如果是按字母维度排序也可以根据情况配置索引功能，进行快速定位，常应用于选择联系人、客户和国家地区等列表页。</w:t>
      </w:r>
    </w:p>
    <w:p w14:paraId="4B56F422">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5</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侧边栏列表原则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给用户提供多层级结构的列表内容。</w:t>
      </w:r>
    </w:p>
    <w:p w14:paraId="30DAB948">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1）</w:t>
      </w:r>
      <w:r>
        <w:rPr>
          <w:rFonts w:ascii="仿宋_GB2312" w:hAnsi="仿宋_GB2312" w:eastAsia="仿宋_GB2312" w:cs="仿宋_GB2312"/>
          <w:color w:val="000000"/>
          <w:sz w:val="28"/>
          <w:szCs w:val="28"/>
        </w:rPr>
        <w:t>搜索区（可选）：当列表内容过多，可使用搜索栏进行搜索</w:t>
      </w:r>
      <w:r>
        <w:rPr>
          <w:rFonts w:hint="eastAsia" w:ascii="仿宋_GB2312" w:hAnsi="仿宋_GB2312" w:eastAsia="仿宋_GB2312" w:cs="仿宋_GB2312"/>
          <w:color w:val="000000"/>
          <w:sz w:val="28"/>
          <w:szCs w:val="28"/>
        </w:rPr>
        <w:t>。</w:t>
      </w:r>
    </w:p>
    <w:p w14:paraId="41DB1178">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宣传区域（可选）：针对活动、特色宣传运营展示的内容</w:t>
      </w:r>
      <w:r>
        <w:rPr>
          <w:rFonts w:hint="eastAsia" w:ascii="仿宋_GB2312" w:hAnsi="仿宋_GB2312" w:eastAsia="仿宋_GB2312" w:cs="仿宋_GB2312"/>
          <w:color w:val="000000"/>
          <w:sz w:val="28"/>
          <w:szCs w:val="28"/>
        </w:rPr>
        <w:t>。</w:t>
      </w:r>
    </w:p>
    <w:p w14:paraId="71F6E88D">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列表内容区：完整展示列表内容多层级结构，常应用于商品分类页，交互可查阅：侧边栏。</w:t>
      </w:r>
    </w:p>
    <w:p w14:paraId="754CB72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瀑布流卡片列表</w:t>
      </w:r>
      <w:r>
        <w:rPr>
          <w:rFonts w:hint="eastAsia" w:ascii="仿宋_GB2312" w:hAnsi="仿宋_GB2312" w:eastAsia="仿宋_GB2312" w:cs="仿宋_GB2312"/>
          <w:color w:val="000000"/>
          <w:sz w:val="28"/>
          <w:szCs w:val="28"/>
          <w:lang w:eastAsia="zh-Hans"/>
        </w:rPr>
        <w:t>原则</w:t>
      </w:r>
      <w:r>
        <w:rPr>
          <w:rFonts w:ascii="仿宋_GB2312" w:hAnsi="仿宋_GB2312" w:eastAsia="仿宋_GB2312" w:cs="仿宋_GB2312"/>
          <w:color w:val="000000"/>
          <w:sz w:val="28"/>
          <w:szCs w:val="28"/>
        </w:rPr>
        <w:t>，给用户提供以“图片信息”为主导的列表内容。</w:t>
      </w:r>
    </w:p>
    <w:p w14:paraId="7A472823">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搜索区（可选）：当列表内容过多，可使用搜索栏进行搜索</w:t>
      </w:r>
      <w:r>
        <w:rPr>
          <w:rFonts w:hint="eastAsia" w:ascii="仿宋_GB2312" w:hAnsi="仿宋_GB2312" w:eastAsia="仿宋_GB2312" w:cs="仿宋_GB2312"/>
          <w:color w:val="000000"/>
          <w:sz w:val="28"/>
          <w:szCs w:val="28"/>
        </w:rPr>
        <w:t>。</w:t>
      </w:r>
    </w:p>
    <w:p w14:paraId="3D30284F">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筛选区（可选）：用于筛选指定数据的区域</w:t>
      </w:r>
      <w:r>
        <w:rPr>
          <w:rFonts w:hint="eastAsia" w:ascii="仿宋_GB2312" w:hAnsi="仿宋_GB2312" w:eastAsia="仿宋_GB2312" w:cs="仿宋_GB2312"/>
          <w:color w:val="000000"/>
          <w:sz w:val="28"/>
          <w:szCs w:val="28"/>
        </w:rPr>
        <w:t>。</w:t>
      </w:r>
    </w:p>
    <w:p w14:paraId="28446502">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列表内容区：卡片展示图片、标签、操作按钮等内容，常用于商品列表、资讯列表等场景，可查阅列表和卡片。</w:t>
      </w:r>
    </w:p>
    <w:p w14:paraId="29F96D65">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表单页原则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表单页是一种用于数据采集、信息展示和编辑的相关业务功能页面类型。在设计时需要考虑用户体验和易用性，包括表单布局，输入控件，输入验证和错误提示等方面。通过合理的设计和实现，表单页可以提供良好的用户体验和高效的数据采集、信息展示和编辑功能。</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54</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基础录入表单原则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基础表单是一种简单、快速的数据录入方式，适用于没有复杂数据结构和分录信息的场景。它通常只包含基础的输入控件，例如文本框、下拉框、单选框、复选框等，以方便用户输入和选择信息。在设计时需要考虑用户体验和易用性，包括表单布局、输入控件、输入验证和错误提示等方面，并可以在当前页面完成或通过弹窗式展示的方式进行。通过合理的设计和实现，基础表单可以提供良好的用户体验和高效的数据录入功能。</w:t>
      </w:r>
    </w:p>
    <w:p w14:paraId="6FDCFB8D">
      <w:pPr>
        <w:widowControl/>
        <w:ind w:left="0" w:firstLine="560" w:firstLineChars="200"/>
        <w:jc w:val="both"/>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基础录入区：满足基础信息录入和编辑的需求，可查阅输入框、选择框、步进器、开关、评分、图片列表和附件等组件。</w:t>
      </w:r>
    </w:p>
    <w:p w14:paraId="62E3B3E6">
      <w:pPr>
        <w:widowControl/>
        <w:ind w:firstLine="560" w:firstLineChars="200"/>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操作区，提交、返回表单操作，位于页面底部，提供了执行当前视图核心操作的按钮</w:t>
      </w:r>
      <w:r>
        <w:rPr>
          <w:rFonts w:hint="eastAsia" w:ascii="仿宋_GB2312" w:hAnsi="仿宋_GB2312" w:eastAsia="仿宋_GB2312" w:cs="仿宋_GB2312"/>
          <w:color w:val="000000"/>
          <w:sz w:val="28"/>
          <w:szCs w:val="28"/>
        </w:rPr>
        <w:t>。</w:t>
      </w:r>
    </w:p>
    <w:p w14:paraId="532864EF">
      <w:pPr>
        <w:widowControl/>
        <w:jc w:val="both"/>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55</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平铺分录表单原则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平铺分录表单是一种简单、直观的数据录入方式，适用于分录信息较为简单的场景。在平铺分录表单中，每个分录信息都依次平铺展示，用户可以在同一页面内完成所有录入信息的填写。在设计时需要考虑用户体验和易用性，包括表单布局、输入控件、输入验证和错误提示等方面，并可以在当前页面完成或通过弹窗式展示的方式进行。</w:t>
      </w:r>
    </w:p>
    <w:p w14:paraId="4F583432">
      <w:pPr>
        <w:widowControl/>
        <w:numPr>
          <w:ilvl w:val="0"/>
          <w:numId w:val="2"/>
        </w:numPr>
        <w:ind w:firstLine="560" w:firstLineChars="200"/>
        <w:jc w:val="both"/>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基础录入区：满足基础信息录入和编辑的需求，可查阅输入框、选择框、步进器、开关、评分、图片列表和附件等组件。</w:t>
      </w:r>
    </w:p>
    <w:p w14:paraId="064C8FFF">
      <w:pPr>
        <w:widowControl/>
        <w:numPr>
          <w:ilvl w:val="0"/>
          <w:numId w:val="2"/>
        </w:numPr>
        <w:ind w:firstLine="560" w:firstLineChars="200"/>
        <w:jc w:val="both"/>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分录区</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满足平铺分录信息的录入和编辑、分录组的添加和删除，分录组件可查阅输入框、选择框、步进器和开关等组件。</w:t>
      </w:r>
    </w:p>
    <w:p w14:paraId="6A2DE6E0">
      <w:pPr>
        <w:widowControl/>
        <w:numPr>
          <w:ilvl w:val="0"/>
          <w:numId w:val="2"/>
        </w:numPr>
        <w:ind w:firstLine="560" w:firstLineChars="200"/>
        <w:jc w:val="both"/>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操作区：提交、返回表单操作，位于页面底部，提供了执行当前视图核心操作的按钮。</w:t>
      </w:r>
    </w:p>
    <w:p w14:paraId="291EFB5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56</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卡片分录表单原则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卡片分录表单的主要作用是提供一种多级、复杂的数据录入方式，适用于分录信息较为复杂的场景。例如，用户可以在卡片分录表单中录入一个订单、人员信息。卡片分录表单中的每个分录信息需要在下一级页面中进行录入，用户需要点击某个分录信息的卡片或按钮，进入分录信息的录入页面卡片分录表单通常需要在多级页面中完成，例如用户需要先点击订单卡片进入订单页面，再点击对应商品卡片进入商品页面进行录入。</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57</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问卷表单原则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问卷是一种用于收集和记录用户信息或意见的工具，适用于调查、反馈、评估等场景。包括问卷布局、输入控件、输入验证和错误提示等方面，并可以采用在线或离线的方式进行收集和记录。</w:t>
      </w:r>
    </w:p>
    <w:p w14:paraId="79E9D239">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基础录入区</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满足基础信息录入和编辑的需求，可查阅输入框、单选、多选和评分。</w:t>
      </w:r>
    </w:p>
    <w:p w14:paraId="5020F6C4">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操作区</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提交、返回表单操作，位于页面底部，提供了执行当前视图核心操作的按钮。</w:t>
      </w:r>
    </w:p>
    <w:p w14:paraId="1BA798EB">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58</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详情页原则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详情页是一个用于向用户展示对象（例如组织、人、事、物等）详细信息的界面，该界面以结构化的方式呈现信息，帮助用户快速识别和理解不同类型的数据。用户可以通过切换到编辑模式来更改或添加信息，并且可以使用操作按钮进行相关操作（例如新增、审批、打印、导出等）。设计详情页时需要考虑对象的类型、信息的展示方式、编辑模式的设计以及操作按钮的功能和位置等因素，以确保用户能够轻松地浏览、理解和操作信息。</w:t>
      </w:r>
    </w:p>
    <w:p w14:paraId="07A22F70">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59</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单据详情页原则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单据详情页是一个用于展示特定场景下单据信息的界面，例如销售、采购、库存、资金等。该界面以结构化的方式呈现单据的详细信息，例如单据编号、日期、金额、商品或服务信息等。用户可以通过编辑模式来更改或添加信息，并且可以使用操作按钮进行相关操作（例如保存、提交、审核等）。</w:t>
      </w:r>
    </w:p>
    <w:p w14:paraId="74029AC6">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60</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文章页原则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文章页是一个用于展示文章详细信息的界面，例如文章标题、作者、发布时间、正文内容等。帮助用户快速识别和理解不同部分的内容。用户可以通过操作按钮进行相关操作（例如评论、点赞、分享、收藏等）。通常情况下不需要进行数据编辑和操作。设计文章页时需要考虑文章类型、信息展示方式、操作按钮的功能和位置等因素，以确保用户能够轻松地浏览、理解和操作文章内容。</w:t>
      </w:r>
      <w:r>
        <w:rPr>
          <w:rFonts w:ascii="仿宋_GB2312" w:hAnsi="仿宋_GB2312" w:eastAsia="仿宋_GB2312" w:cs="仿宋_GB2312"/>
          <w:color w:val="000000"/>
          <w:sz w:val="28"/>
          <w:szCs w:val="28"/>
        </w:rPr>
        <w:br w:type="textWrapping"/>
      </w: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61</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个人中心原则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个人中心页是用户的个人信息和相关功能的集合入口，用户可以通过该界面查看和管理个人资料、个人数据以及使用相关功能，方便了解账号个人信息和关键数据。基本资料包括用户名称、头像、电子邮件、手机号码等信息，用户可以通过该页面更新和管理它们。业务数据包括历史订单、浏览记录、积分等信息，用户可以通过该页面查看和管理它们。账号功能包括账号设置、密码修改、消息通知、支付方式等，用户可以通过该页面进行相关操作。在设计个人中心页时需要考虑信息安全和隐私保护，确保用户的个人信息和数据得到有效保护和安全管理。</w:t>
      </w:r>
    </w:p>
    <w:p w14:paraId="22F89BE3">
      <w:pPr>
        <w:widowControl/>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62</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基础类个人中心原则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主要提供基础的个人信息和简单的应用入口集合。包含用户的基本信息，例如用户名、头像、电子邮件、手机号码等，以及一些简单的应用入口，例如消息通知、收藏夹、订单管理等。基础类个人中心的设计简洁直观，适用于那些只需要基础功能的用户或者对于界面设计要求较为简洁的产品。</w:t>
      </w:r>
    </w:p>
    <w:p w14:paraId="7D10E8C4">
      <w:pPr>
        <w:widowControl/>
        <w:ind w:firstLine="0" w:firstLineChars="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val="en-US" w:eastAsia="zh-CN"/>
        </w:rPr>
        <w:t>63</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建议</w:t>
      </w:r>
      <w:r>
        <w:rPr>
          <w:rFonts w:hint="eastAsia"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lang w:eastAsia="zh-Hans"/>
        </w:rPr>
        <w:t>运营类个人中心原则</w:t>
      </w:r>
      <w:r>
        <w:rPr>
          <w:rFonts w:ascii="仿宋_GB2312" w:hAnsi="仿宋_GB2312" w:eastAsia="仿宋_GB2312" w:cs="仿宋_GB2312"/>
          <w:color w:val="000000"/>
          <w:sz w:val="28"/>
          <w:szCs w:val="28"/>
          <w:lang w:eastAsia="zh-Hans"/>
        </w:rPr>
        <w:t>，</w:t>
      </w:r>
      <w:r>
        <w:rPr>
          <w:rFonts w:ascii="仿宋_GB2312" w:hAnsi="仿宋_GB2312" w:eastAsia="仿宋_GB2312" w:cs="仿宋_GB2312"/>
          <w:color w:val="000000"/>
          <w:sz w:val="28"/>
          <w:szCs w:val="28"/>
        </w:rPr>
        <w:t>运营类个人中心是一种适用于个人中心运营化业务场景的页面，主要提供个人信息、核心数据和运营卡片集合。</w:t>
      </w:r>
    </w:p>
    <w:p w14:paraId="6D332656">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1</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包含用户的基本信息和核心数据，例如历史订单、浏览记录、积分等，以及一些运营卡片。</w:t>
      </w:r>
    </w:p>
    <w:p w14:paraId="0027E5B4">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推荐商品、优惠券、活动信息等，以便用户可以更方便地了解和参与相关活动。</w:t>
      </w:r>
    </w:p>
    <w:p w14:paraId="29E08021">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lang w:eastAsia="zh-CN"/>
        </w:rPr>
        <w:t>）</w:t>
      </w:r>
      <w:r>
        <w:rPr>
          <w:rFonts w:ascii="仿宋_GB2312" w:hAnsi="仿宋_GB2312" w:eastAsia="仿宋_GB2312" w:cs="仿宋_GB2312"/>
          <w:color w:val="000000"/>
          <w:sz w:val="28"/>
          <w:szCs w:val="28"/>
        </w:rPr>
        <w:t>底部导航区（可选）</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位于页面底部，提供了应用内主要模块切换的功能，可查阅标签栏。</w:t>
      </w:r>
    </w:p>
    <w:p w14:paraId="72D06476">
      <w:pPr>
        <w:outlineLvl w:val="1"/>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rPr>
        <w:t>6.</w:t>
      </w:r>
      <w:r>
        <w:rPr>
          <w:rFonts w:hint="eastAsia" w:ascii="仿宋_GB2312" w:hAnsi="仿宋_GB2312" w:eastAsia="仿宋_GB2312" w:cs="仿宋_GB2312"/>
          <w:b/>
          <w:bCs/>
          <w:sz w:val="28"/>
          <w:szCs w:val="28"/>
          <w:lang w:val="en-US" w:eastAsia="zh-CN"/>
        </w:rPr>
        <w:t>4  附则</w:t>
      </w:r>
    </w:p>
    <w:p w14:paraId="05A61981">
      <w:pPr>
        <w:pStyle w:val="2"/>
        <w:ind w:left="0" w:leftChars="0" w:firstLine="0" w:firstLineChars="0"/>
        <w:rPr>
          <w:rFonts w:hint="eastAsia" w:ascii="仿宋_GB2312" w:hAnsi="仿宋_GB2312" w:eastAsia="仿宋_GB2312" w:cs="仿宋_GB2312"/>
          <w:color w:val="000000"/>
          <w:kern w:val="2"/>
          <w:sz w:val="28"/>
          <w:szCs w:val="28"/>
          <w:lang w:val="en-US" w:eastAsia="zh-CN" w:bidi="ar-SA"/>
        </w:rPr>
      </w:pPr>
      <w:r>
        <w:rPr>
          <w:rFonts w:hint="eastAsia" w:ascii="仿宋_GB2312" w:hAnsi="仿宋_GB2312" w:eastAsia="仿宋_GB2312" w:cs="仿宋_GB2312"/>
          <w:color w:val="000000"/>
          <w:kern w:val="2"/>
          <w:sz w:val="28"/>
          <w:szCs w:val="28"/>
          <w:lang w:val="en-US" w:eastAsia="zh-CN" w:bidi="ar-SA"/>
        </w:rPr>
        <w:t>6.4.1本办法由数字化运营管理部负责解释。</w:t>
      </w:r>
    </w:p>
    <w:p w14:paraId="12814BF1">
      <w:pPr>
        <w:pStyle w:val="2"/>
        <w:ind w:left="0" w:leftChars="0" w:firstLine="0" w:firstLineChars="0"/>
        <w:rPr>
          <w:rFonts w:hint="eastAsia" w:ascii="仿宋_GB2312" w:hAnsi="仿宋_GB2312" w:eastAsia="仿宋_GB2312" w:cs="仿宋_GB2312"/>
          <w:color w:val="000000"/>
          <w:kern w:val="2"/>
          <w:sz w:val="28"/>
          <w:szCs w:val="28"/>
          <w:lang w:val="en-US" w:eastAsia="zh-CN" w:bidi="ar-SA"/>
        </w:rPr>
      </w:pPr>
      <w:r>
        <w:rPr>
          <w:rFonts w:hint="eastAsia" w:ascii="仿宋_GB2312" w:hAnsi="仿宋_GB2312" w:eastAsia="仿宋_GB2312" w:cs="仿宋_GB2312"/>
          <w:color w:val="000000"/>
          <w:kern w:val="2"/>
          <w:sz w:val="28"/>
          <w:szCs w:val="28"/>
          <w:lang w:val="en-US" w:eastAsia="zh-CN" w:bidi="ar-SA"/>
        </w:rPr>
        <w:t>6.4.2在开展系统UI设计服务过程中，遇有本办法未尽事宜，由数字化运营管理部牵头修订本办法。</w:t>
      </w:r>
    </w:p>
    <w:p w14:paraId="4498413C">
      <w:pPr>
        <w:pStyle w:val="2"/>
        <w:ind w:left="0" w:leftChars="0" w:firstLine="0" w:firstLineChars="0"/>
        <w:rPr>
          <w:rFonts w:hint="default" w:ascii="仿宋_GB2312" w:hAnsi="仿宋_GB2312" w:eastAsia="仿宋_GB2312" w:cs="仿宋_GB2312"/>
          <w:color w:val="000000"/>
          <w:kern w:val="2"/>
          <w:sz w:val="28"/>
          <w:szCs w:val="28"/>
          <w:lang w:val="en-US" w:eastAsia="zh-CN" w:bidi="ar-SA"/>
        </w:rPr>
      </w:pPr>
      <w:r>
        <w:rPr>
          <w:rFonts w:hint="eastAsia" w:ascii="仿宋_GB2312" w:hAnsi="仿宋_GB2312" w:eastAsia="仿宋_GB2312" w:cs="仿宋_GB2312"/>
          <w:color w:val="000000"/>
          <w:kern w:val="2"/>
          <w:sz w:val="28"/>
          <w:szCs w:val="28"/>
          <w:lang w:val="en-US" w:eastAsia="zh-CN" w:bidi="ar-SA"/>
        </w:rPr>
        <w:t>6.4.3 本办法自印发之日起开始</w:t>
      </w:r>
      <w:ins w:id="8" w:author="唐成" w:date="2025-09-15T10:10:49Z">
        <w:r>
          <w:rPr>
            <w:rFonts w:hint="eastAsia" w:ascii="仿宋_GB2312" w:hAnsi="仿宋_GB2312" w:eastAsia="仿宋_GB2312" w:cs="仿宋_GB2312"/>
            <w:color w:val="000000"/>
            <w:kern w:val="2"/>
            <w:sz w:val="28"/>
            <w:szCs w:val="28"/>
            <w:lang w:val="en-US" w:eastAsia="zh-CN" w:bidi="ar-SA"/>
          </w:rPr>
          <w:t>施行</w:t>
        </w:r>
      </w:ins>
      <w:ins w:id="9" w:author="唐成" w:date="2025-09-15T10:10:52Z">
        <w:r>
          <w:rPr>
            <w:rFonts w:hint="eastAsia" w:ascii="仿宋_GB2312" w:hAnsi="仿宋_GB2312" w:eastAsia="仿宋_GB2312" w:cs="仿宋_GB2312"/>
            <w:color w:val="000000"/>
            <w:kern w:val="2"/>
            <w:sz w:val="28"/>
            <w:szCs w:val="28"/>
            <w:lang w:val="en-US" w:eastAsia="zh-CN" w:bidi="ar-SA"/>
          </w:rPr>
          <w:t>。</w:t>
        </w:r>
      </w:ins>
    </w:p>
    <w:p w14:paraId="373A6C00">
      <w:pPr>
        <w:pStyle w:val="2"/>
      </w:pPr>
    </w:p>
    <w:p w14:paraId="164B1881">
      <w:pPr>
        <w:pStyle w:val="3"/>
        <w:numPr>
          <w:ilvl w:val="0"/>
          <w:numId w:val="0"/>
        </w:numPr>
        <w:tabs>
          <w:tab w:val="clear" w:pos="1260"/>
        </w:tabs>
        <w:rPr>
          <w:rFonts w:ascii="黑体" w:hAnsi="黑体" w:eastAsia="黑体" w:cs="黑体"/>
          <w:b/>
          <w:szCs w:val="28"/>
        </w:rPr>
      </w:pPr>
      <w:bookmarkStart w:id="7" w:name="_Toc29105"/>
      <w:r>
        <w:rPr>
          <w:rFonts w:hint="eastAsia" w:ascii="黑体" w:hAnsi="黑体" w:eastAsia="黑体" w:cs="黑体"/>
          <w:b/>
          <w:szCs w:val="28"/>
        </w:rPr>
        <w:t>7  依据/引用文件</w:t>
      </w:r>
      <w:bookmarkEnd w:id="7"/>
    </w:p>
    <w:p w14:paraId="59F7BD31">
      <w:pPr>
        <w:outlineLvl w:val="1"/>
        <w:rPr>
          <w:rFonts w:hint="eastAsia" w:ascii="仿宋_GB2312" w:hAnsi="仿宋_GB2312" w:eastAsia="仿宋_GB2312" w:cs="仿宋_GB2312"/>
          <w:b w:val="0"/>
          <w:bCs w:val="0"/>
          <w:color w:val="000000"/>
          <w:sz w:val="28"/>
          <w:szCs w:val="28"/>
          <w:lang w:eastAsia="zh-CN"/>
        </w:rPr>
      </w:pPr>
      <w:bookmarkStart w:id="8" w:name="_Toc9472"/>
      <w:r>
        <w:rPr>
          <w:rFonts w:hint="eastAsia" w:ascii="仿宋_GB2312" w:hAnsi="仿宋_GB2312" w:eastAsia="仿宋_GB2312" w:cs="仿宋_GB2312"/>
          <w:b w:val="0"/>
          <w:bCs w:val="0"/>
          <w:color w:val="000000"/>
          <w:sz w:val="28"/>
          <w:szCs w:val="28"/>
        </w:rPr>
        <w:t>7.1《Ant Design 5.0设计规范手册》</w:t>
      </w:r>
      <w:r>
        <w:rPr>
          <w:rFonts w:hint="eastAsia" w:ascii="仿宋_GB2312" w:hAnsi="仿宋_GB2312" w:eastAsia="仿宋_GB2312" w:cs="仿宋_GB2312"/>
          <w:b w:val="0"/>
          <w:bCs w:val="0"/>
          <w:color w:val="000000"/>
          <w:sz w:val="28"/>
          <w:szCs w:val="28"/>
          <w:lang w:eastAsia="zh-CN"/>
        </w:rPr>
        <w:t>（</w:t>
      </w:r>
      <w:r>
        <w:rPr>
          <w:rFonts w:hint="eastAsia" w:ascii="仿宋_GB2312" w:hAnsi="仿宋_GB2312" w:eastAsia="仿宋_GB2312" w:cs="仿宋_GB2312"/>
          <w:b w:val="0"/>
          <w:bCs w:val="0"/>
          <w:color w:val="000000"/>
          <w:sz w:val="28"/>
          <w:szCs w:val="28"/>
        </w:rPr>
        <w:t>蚂蚁集团开源的企业级 React UI 组件库</w:t>
      </w:r>
      <w:r>
        <w:rPr>
          <w:rFonts w:hint="eastAsia" w:ascii="仿宋_GB2312" w:hAnsi="仿宋_GB2312" w:eastAsia="仿宋_GB2312" w:cs="仿宋_GB2312"/>
          <w:b w:val="0"/>
          <w:bCs w:val="0"/>
          <w:color w:val="000000"/>
          <w:sz w:val="28"/>
          <w:szCs w:val="28"/>
          <w:lang w:eastAsia="zh-CN"/>
        </w:rPr>
        <w:t>）</w:t>
      </w:r>
    </w:p>
    <w:p w14:paraId="1021E0B6">
      <w:pPr>
        <w:pStyle w:val="3"/>
        <w:numPr>
          <w:ilvl w:val="0"/>
          <w:numId w:val="0"/>
        </w:numPr>
        <w:tabs>
          <w:tab w:val="clear" w:pos="1260"/>
        </w:tabs>
        <w:rPr>
          <w:rFonts w:ascii="黑体" w:hAnsi="黑体" w:eastAsia="黑体" w:cs="黑体"/>
          <w:b/>
          <w:szCs w:val="28"/>
        </w:rPr>
      </w:pPr>
      <w:r>
        <w:rPr>
          <w:rFonts w:hint="eastAsia" w:ascii="黑体" w:hAnsi="黑体" w:eastAsia="黑体" w:cs="黑体"/>
          <w:b/>
          <w:szCs w:val="28"/>
        </w:rPr>
        <w:t>8  记录清单</w:t>
      </w:r>
      <w:bookmarkEnd w:id="8"/>
    </w:p>
    <w:p w14:paraId="7EB66CC5">
      <w:pPr>
        <w:widowControl/>
        <w:ind w:firstLine="560" w:firstLineChars="200"/>
        <w:jc w:val="left"/>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无。</w:t>
      </w:r>
    </w:p>
    <w:sectPr>
      <w:headerReference r:id="rId8" w:type="first"/>
      <w:headerReference r:id="rId7" w:type="default"/>
      <w:pgSz w:w="11906" w:h="16838"/>
      <w:pgMar w:top="2132" w:right="879" w:bottom="1440" w:left="1259" w:header="567"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40A34">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330325" cy="1828800"/>
              <wp:effectExtent l="0" t="0" r="0" b="0"/>
              <wp:wrapNone/>
              <wp:docPr id="33" name="文本框 1"/>
              <wp:cNvGraphicFramePr/>
              <a:graphic xmlns:a="http://schemas.openxmlformats.org/drawingml/2006/main">
                <a:graphicData uri="http://schemas.microsoft.com/office/word/2010/wordprocessingShape">
                  <wps:wsp>
                    <wps:cNvSpPr txBox="1"/>
                    <wps:spPr>
                      <a:xfrm>
                        <a:off x="0" y="0"/>
                        <a:ext cx="1330325" cy="1828800"/>
                      </a:xfrm>
                      <a:prstGeom prst="rect">
                        <a:avLst/>
                      </a:prstGeom>
                      <a:noFill/>
                      <a:ln>
                        <a:noFill/>
                      </a:ln>
                    </wps:spPr>
                    <wps:txbx>
                      <w:txbxContent>
                        <w:p w14:paraId="273E7682">
                          <w:pPr>
                            <w:pStyle w:val="16"/>
                            <w:rPr>
                              <w:rFonts w:ascii="仿宋_GB2312" w:hAnsi="仿宋_GB2312" w:eastAsia="仿宋_GB2312" w:cs="仿宋_GB2312"/>
                              <w:sz w:val="24"/>
                              <w:szCs w:val="24"/>
                            </w:rPr>
                          </w:pPr>
                          <w:r>
                            <w:rPr>
                              <w:rFonts w:hint="eastAsia" w:ascii="仿宋_GB2312" w:hAnsi="仿宋_GB2312" w:eastAsia="仿宋_GB2312" w:cs="仿宋_GB2312"/>
                              <w:sz w:val="24"/>
                              <w:szCs w:val="24"/>
                            </w:rPr>
                            <w:t xml:space="preserve">第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 共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NUMPAGES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w:t>
                          </w:r>
                        </w:p>
                      </w:txbxContent>
                    </wps:txbx>
                    <wps:bodyPr vert="horz" wrap="square" lIns="0" tIns="0" rIns="0" bIns="0" anchor="t" anchorCtr="0">
                      <a:spAutoFit/>
                    </wps:bodyPr>
                  </wps:wsp>
                </a:graphicData>
              </a:graphic>
            </wp:anchor>
          </w:drawing>
        </mc:Choice>
        <mc:Fallback>
          <w:pict>
            <v:shape id="文本框 1" o:spid="_x0000_s1026" o:spt="202" type="#_x0000_t202" style="position:absolute;left:0pt;margin-top:0pt;height:144pt;width:104.75pt;mso-position-horizontal:center;mso-position-horizontal-relative:margin;z-index:251659264;mso-width-relative:page;mso-height-relative:page;" filled="f" stroked="f" coordsize="21600,21600" o:gfxdata="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UZma3SAAAABQEAAA8AAAAA&#10;AAAAAQAgAAAAIgAAAGRycy9kb3ducmV2LnhtbFBLAQIUABQAAAAIAIdO4kCFj6LT4QEAALUDAAAO&#10;AAAAAAAAAAEAIAAAACEBAABkcnMvZTJvRG9jLnhtbFBLBQYAAAAABgAGAFkBAAB0BQAAAAA=&#10;">
              <v:fill on="f" focussize="0,0"/>
              <v:stroke on="f"/>
              <v:imagedata o:title=""/>
              <o:lock v:ext="edit" aspectratio="f"/>
              <v:textbox inset="0mm,0mm,0mm,0mm" style="mso-fit-shape-to-text:t;">
                <w:txbxContent>
                  <w:p w14:paraId="273E7682">
                    <w:pPr>
                      <w:pStyle w:val="16"/>
                      <w:rPr>
                        <w:rFonts w:ascii="仿宋_GB2312" w:hAnsi="仿宋_GB2312" w:eastAsia="仿宋_GB2312" w:cs="仿宋_GB2312"/>
                        <w:sz w:val="24"/>
                        <w:szCs w:val="24"/>
                      </w:rPr>
                    </w:pPr>
                    <w:r>
                      <w:rPr>
                        <w:rFonts w:hint="eastAsia" w:ascii="仿宋_GB2312" w:hAnsi="仿宋_GB2312" w:eastAsia="仿宋_GB2312" w:cs="仿宋_GB2312"/>
                        <w:sz w:val="24"/>
                        <w:szCs w:val="24"/>
                      </w:rPr>
                      <w:t xml:space="preserve">第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 共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NUMPAGES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35934">
    <w:pPr>
      <w:pStyle w:val="16"/>
      <w:jc w:val="center"/>
      <w:rPr>
        <w:rFonts w:hint="eastAsia" w:eastAsia="宋体"/>
        <w:lang w:val="en-US" w:eastAsia="zh-CN"/>
      </w:rPr>
    </w:pPr>
    <w:r>
      <w:rPr>
        <w:rFonts w:hint="eastAsia" w:ascii="仿宋_GB2312" w:hAnsi="仿宋_GB2312" w:eastAsia="仿宋_GB2312" w:cs="仿宋_GB2312"/>
        <w:sz w:val="24"/>
        <w:szCs w:val="24"/>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4"/>
      <w:gridCol w:w="1267"/>
      <w:gridCol w:w="2184"/>
    </w:tblGrid>
    <w:tr w14:paraId="6EC7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trPr>
      <w:tc>
        <w:tcPr>
          <w:tcW w:w="6314" w:type="dxa"/>
          <w:vMerge w:val="restart"/>
          <w:vAlign w:val="center"/>
        </w:tcPr>
        <w:p w14:paraId="7108B47F">
          <w:pPr>
            <w:pStyle w:val="17"/>
            <w:pBdr>
              <w:bottom w:val="none" w:color="auto" w:sz="0" w:space="0"/>
            </w:pBdr>
            <w:rPr>
              <w:sz w:val="24"/>
            </w:rPr>
          </w:pPr>
          <w:r>
            <w:rPr>
              <w:rFonts w:hint="eastAsia" w:ascii="仿宋_GB2312" w:hAnsi="仿宋_GB2312" w:eastAsia="仿宋_GB2312" w:cs="仿宋_GB2312"/>
            </w:rPr>
            <w:drawing>
              <wp:inline distT="0" distB="0" distL="114300" distR="114300">
                <wp:extent cx="3153410" cy="394335"/>
                <wp:effectExtent l="0" t="0" r="8890" b="5715"/>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1"/>
                        <a:stretch>
                          <a:fillRect/>
                        </a:stretch>
                      </pic:blipFill>
                      <pic:spPr>
                        <a:xfrm>
                          <a:off x="0" y="0"/>
                          <a:ext cx="3153410" cy="394335"/>
                        </a:xfrm>
                        <a:prstGeom prst="rect">
                          <a:avLst/>
                        </a:prstGeom>
                        <a:noFill/>
                        <a:ln>
                          <a:noFill/>
                        </a:ln>
                      </pic:spPr>
                    </pic:pic>
                  </a:graphicData>
                </a:graphic>
              </wp:inline>
            </w:drawing>
          </w:r>
        </w:p>
      </w:tc>
      <w:tc>
        <w:tcPr>
          <w:tcW w:w="1267" w:type="dxa"/>
          <w:vAlign w:val="center"/>
        </w:tcPr>
        <w:p w14:paraId="76015DE0">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文件编号</w:t>
          </w:r>
        </w:p>
      </w:tc>
      <w:tc>
        <w:tcPr>
          <w:tcW w:w="2184" w:type="dxa"/>
          <w:vAlign w:val="center"/>
        </w:tcPr>
        <w:p w14:paraId="2D7B5063">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FW-WI-SG-07</w:t>
          </w:r>
        </w:p>
      </w:tc>
    </w:tr>
    <w:tr w14:paraId="2085A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trPr>
      <w:tc>
        <w:tcPr>
          <w:tcW w:w="6314" w:type="dxa"/>
          <w:vMerge w:val="continue"/>
          <w:vAlign w:val="center"/>
        </w:tcPr>
        <w:p w14:paraId="00948DD2">
          <w:pPr>
            <w:pStyle w:val="17"/>
            <w:pBdr>
              <w:bottom w:val="none" w:color="auto" w:sz="0" w:space="0"/>
            </w:pBdr>
            <w:rPr>
              <w:sz w:val="24"/>
            </w:rPr>
          </w:pPr>
        </w:p>
      </w:tc>
      <w:tc>
        <w:tcPr>
          <w:tcW w:w="1267" w:type="dxa"/>
          <w:vAlign w:val="center"/>
        </w:tcPr>
        <w:p w14:paraId="5E116EF4">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文件版本</w:t>
          </w:r>
        </w:p>
      </w:tc>
      <w:tc>
        <w:tcPr>
          <w:tcW w:w="2184" w:type="dxa"/>
          <w:vAlign w:val="center"/>
        </w:tcPr>
        <w:p w14:paraId="5DDA7349">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B/0</w:t>
          </w:r>
        </w:p>
      </w:tc>
    </w:tr>
    <w:tr w14:paraId="5AE7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 w:hRule="atLeast"/>
      </w:trPr>
      <w:tc>
        <w:tcPr>
          <w:tcW w:w="6314" w:type="dxa"/>
          <w:vAlign w:val="center"/>
        </w:tcPr>
        <w:p w14:paraId="341A222B">
          <w:pPr>
            <w:spacing w:before="120" w:after="120"/>
            <w:jc w:val="center"/>
            <w:rPr>
              <w:rFonts w:eastAsia="仿宋_GB2312"/>
              <w:sz w:val="24"/>
            </w:rPr>
          </w:pPr>
          <w:r>
            <w:rPr>
              <w:rFonts w:hint="eastAsia" w:ascii="仿宋_GB2312" w:hAnsi="仿宋_GB2312" w:eastAsia="仿宋_GB2312" w:cs="仿宋_GB2312"/>
              <w:b/>
              <w:bCs/>
              <w:sz w:val="24"/>
              <w:szCs w:val="24"/>
              <w:lang w:val="en-US" w:eastAsia="zh-CN"/>
            </w:rPr>
            <w:t>深圳市房屋租赁运营管理有限公司</w:t>
          </w:r>
          <w:r>
            <w:rPr>
              <w:rFonts w:hint="eastAsia" w:ascii="仿宋_GB2312" w:hAnsi="仿宋_GB2312" w:eastAsia="仿宋_GB2312" w:cs="仿宋_GB2312"/>
              <w:b/>
              <w:bCs/>
              <w:sz w:val="24"/>
              <w:szCs w:val="24"/>
              <w:lang w:eastAsia="zh-Hans"/>
            </w:rPr>
            <w:t>UI</w:t>
          </w:r>
          <w:r>
            <w:rPr>
              <w:rFonts w:hint="eastAsia" w:ascii="仿宋_GB2312" w:hAnsi="仿宋_GB2312" w:eastAsia="仿宋_GB2312" w:cs="仿宋_GB2312"/>
              <w:b/>
              <w:bCs/>
              <w:sz w:val="24"/>
              <w:szCs w:val="24"/>
            </w:rPr>
            <w:t>设计规范操作指导书</w:t>
          </w:r>
        </w:p>
      </w:tc>
      <w:tc>
        <w:tcPr>
          <w:tcW w:w="1267" w:type="dxa"/>
          <w:vAlign w:val="center"/>
        </w:tcPr>
        <w:p w14:paraId="699DA8C1">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文件页码</w:t>
          </w:r>
        </w:p>
      </w:tc>
      <w:tc>
        <w:tcPr>
          <w:tcW w:w="2184" w:type="dxa"/>
          <w:vAlign w:val="center"/>
        </w:tcPr>
        <w:p w14:paraId="605FEBD9">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szCs w:val="24"/>
            </w:rPr>
            <w:t xml:space="preserve">第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 共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NUMPAGES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w:t>
          </w:r>
        </w:p>
      </w:tc>
    </w:tr>
  </w:tbl>
  <w:p w14:paraId="08E56FD5">
    <w:pPr>
      <w:pStyle w:val="17"/>
      <w:pBdr>
        <w:bottom w:val="none" w:color="auto" w:sz="0" w:space="2"/>
      </w:pBdr>
      <w:spacing w:line="20" w:lineRule="exact"/>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B2A20">
    <w:pPr>
      <w:pStyle w:val="17"/>
      <w:pBdr>
        <w:bottom w:val="none" w:color="auto" w:sz="0" w:space="1"/>
      </w:pBdr>
      <w:jc w:val="both"/>
      <w:rPr>
        <w:rFonts w:hint="eastAsia" w:eastAsia="宋体"/>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1"/>
      <w:gridCol w:w="1186"/>
      <w:gridCol w:w="2198"/>
    </w:tblGrid>
    <w:tr w14:paraId="1B71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trPr>
      <w:tc>
        <w:tcPr>
          <w:tcW w:w="6381" w:type="dxa"/>
          <w:vMerge w:val="restart"/>
          <w:vAlign w:val="center"/>
        </w:tcPr>
        <w:p w14:paraId="1ABC61BE">
          <w:pPr>
            <w:pStyle w:val="17"/>
            <w:pBdr>
              <w:bottom w:val="none" w:color="auto" w:sz="0" w:space="0"/>
            </w:pBdr>
            <w:rPr>
              <w:sz w:val="24"/>
            </w:rPr>
          </w:pPr>
          <w:r>
            <w:rPr>
              <w:rFonts w:hint="eastAsia" w:ascii="仿宋_GB2312" w:hAnsi="仿宋_GB2312" w:eastAsia="仿宋_GB2312" w:cs="仿宋_GB2312"/>
            </w:rPr>
            <w:drawing>
              <wp:inline distT="0" distB="0" distL="114300" distR="114300">
                <wp:extent cx="3153410" cy="394335"/>
                <wp:effectExtent l="0" t="0" r="8890" b="571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
                        <a:stretch>
                          <a:fillRect/>
                        </a:stretch>
                      </pic:blipFill>
                      <pic:spPr>
                        <a:xfrm>
                          <a:off x="0" y="0"/>
                          <a:ext cx="3153410" cy="394335"/>
                        </a:xfrm>
                        <a:prstGeom prst="rect">
                          <a:avLst/>
                        </a:prstGeom>
                        <a:noFill/>
                        <a:ln>
                          <a:noFill/>
                        </a:ln>
                      </pic:spPr>
                    </pic:pic>
                  </a:graphicData>
                </a:graphic>
              </wp:inline>
            </w:drawing>
          </w:r>
        </w:p>
      </w:tc>
      <w:tc>
        <w:tcPr>
          <w:tcW w:w="1186" w:type="dxa"/>
          <w:vAlign w:val="center"/>
        </w:tcPr>
        <w:p w14:paraId="11A23A21">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文件编号</w:t>
          </w:r>
        </w:p>
      </w:tc>
      <w:tc>
        <w:tcPr>
          <w:tcW w:w="2198" w:type="dxa"/>
          <w:vAlign w:val="center"/>
        </w:tcPr>
        <w:p w14:paraId="7CE45BE1">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FW-WI-SG-07</w:t>
          </w:r>
        </w:p>
      </w:tc>
    </w:tr>
    <w:tr w14:paraId="66BF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trPr>
      <w:tc>
        <w:tcPr>
          <w:tcW w:w="6381" w:type="dxa"/>
          <w:vMerge w:val="continue"/>
          <w:vAlign w:val="center"/>
        </w:tcPr>
        <w:p w14:paraId="04AC21ED">
          <w:pPr>
            <w:pStyle w:val="17"/>
            <w:pBdr>
              <w:bottom w:val="none" w:color="auto" w:sz="0" w:space="0"/>
            </w:pBdr>
            <w:rPr>
              <w:sz w:val="24"/>
            </w:rPr>
          </w:pPr>
        </w:p>
      </w:tc>
      <w:tc>
        <w:tcPr>
          <w:tcW w:w="1186" w:type="dxa"/>
          <w:vAlign w:val="center"/>
        </w:tcPr>
        <w:p w14:paraId="48AD1D2B">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文件版本</w:t>
          </w:r>
        </w:p>
      </w:tc>
      <w:tc>
        <w:tcPr>
          <w:tcW w:w="2198" w:type="dxa"/>
          <w:vAlign w:val="center"/>
        </w:tcPr>
        <w:p w14:paraId="01938412">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B/0</w:t>
          </w:r>
        </w:p>
      </w:tc>
    </w:tr>
    <w:tr w14:paraId="677F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 w:hRule="atLeast"/>
      </w:trPr>
      <w:tc>
        <w:tcPr>
          <w:tcW w:w="6381" w:type="dxa"/>
          <w:vAlign w:val="center"/>
        </w:tcPr>
        <w:p w14:paraId="557B1A86">
          <w:pPr>
            <w:spacing w:before="120" w:after="120"/>
            <w:jc w:val="center"/>
            <w:rPr>
              <w:rFonts w:eastAsia="仿宋_GB2312"/>
              <w:sz w:val="24"/>
            </w:rPr>
          </w:pPr>
          <w:r>
            <w:rPr>
              <w:rFonts w:hint="eastAsia" w:ascii="仿宋_GB2312" w:hAnsi="仿宋_GB2312" w:eastAsia="仿宋_GB2312" w:cs="仿宋_GB2312"/>
              <w:b/>
              <w:bCs/>
              <w:sz w:val="24"/>
              <w:szCs w:val="24"/>
              <w:lang w:val="en-US" w:eastAsia="zh-CN"/>
            </w:rPr>
            <w:t>深圳市房屋租赁运营管理有限公司</w:t>
          </w:r>
          <w:r>
            <w:rPr>
              <w:rFonts w:hint="eastAsia" w:ascii="仿宋_GB2312" w:hAnsi="仿宋_GB2312" w:eastAsia="仿宋_GB2312" w:cs="仿宋_GB2312"/>
              <w:b/>
              <w:bCs/>
              <w:sz w:val="24"/>
              <w:szCs w:val="24"/>
              <w:lang w:eastAsia="zh-Hans"/>
            </w:rPr>
            <w:t>UI</w:t>
          </w:r>
          <w:r>
            <w:rPr>
              <w:rFonts w:hint="eastAsia" w:ascii="仿宋_GB2312" w:hAnsi="仿宋_GB2312" w:eastAsia="仿宋_GB2312" w:cs="仿宋_GB2312"/>
              <w:b/>
              <w:bCs/>
              <w:sz w:val="24"/>
              <w:szCs w:val="24"/>
            </w:rPr>
            <w:t>设计规范操作指导书</w:t>
          </w:r>
        </w:p>
      </w:tc>
      <w:tc>
        <w:tcPr>
          <w:tcW w:w="1186" w:type="dxa"/>
          <w:vAlign w:val="center"/>
        </w:tcPr>
        <w:p w14:paraId="15C904DA">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文件页码</w:t>
          </w:r>
        </w:p>
      </w:tc>
      <w:tc>
        <w:tcPr>
          <w:tcW w:w="2198" w:type="dxa"/>
          <w:vAlign w:val="center"/>
        </w:tcPr>
        <w:p w14:paraId="4D60A4AA">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szCs w:val="24"/>
            </w:rPr>
            <w:t xml:space="preserve">第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 共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NUMPAGES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w:t>
          </w:r>
        </w:p>
      </w:tc>
    </w:tr>
  </w:tbl>
  <w:p w14:paraId="0C87D4D3">
    <w:pPr>
      <w:pStyle w:val="17"/>
      <w:pBdr>
        <w:bottom w:val="none" w:color="auto" w:sz="0" w:space="2"/>
      </w:pBdr>
      <w:spacing w:line="20" w:lineRule="exact"/>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25"/>
      <w:gridCol w:w="1288"/>
      <w:gridCol w:w="2352"/>
    </w:tblGrid>
    <w:tr w14:paraId="2054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30" w:hRule="atLeast"/>
      </w:trPr>
      <w:tc>
        <w:tcPr>
          <w:tcW w:w="6125" w:type="dxa"/>
          <w:vMerge w:val="restart"/>
          <w:vAlign w:val="center"/>
        </w:tcPr>
        <w:p w14:paraId="078E8FF7">
          <w:pPr>
            <w:pStyle w:val="17"/>
            <w:pBdr>
              <w:bottom w:val="none" w:color="auto" w:sz="0" w:space="0"/>
            </w:pBdr>
            <w:rPr>
              <w:sz w:val="24"/>
            </w:rPr>
          </w:pPr>
          <w:r>
            <w:rPr>
              <w:rFonts w:hint="eastAsia" w:ascii="仿宋_GB2312" w:hAnsi="仿宋_GB2312" w:eastAsia="仿宋_GB2312" w:cs="仿宋_GB2312"/>
            </w:rPr>
            <w:drawing>
              <wp:inline distT="0" distB="0" distL="114300" distR="114300">
                <wp:extent cx="3153410" cy="394335"/>
                <wp:effectExtent l="0" t="0" r="127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stretch>
                          <a:fillRect/>
                        </a:stretch>
                      </pic:blipFill>
                      <pic:spPr>
                        <a:xfrm>
                          <a:off x="0" y="0"/>
                          <a:ext cx="3153410" cy="394335"/>
                        </a:xfrm>
                        <a:prstGeom prst="rect">
                          <a:avLst/>
                        </a:prstGeom>
                        <a:noFill/>
                        <a:ln>
                          <a:noFill/>
                        </a:ln>
                      </pic:spPr>
                    </pic:pic>
                  </a:graphicData>
                </a:graphic>
              </wp:inline>
            </w:drawing>
          </w:r>
        </w:p>
      </w:tc>
      <w:tc>
        <w:tcPr>
          <w:tcW w:w="1288" w:type="dxa"/>
          <w:vAlign w:val="center"/>
        </w:tcPr>
        <w:p w14:paraId="501095B7">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文件编号</w:t>
          </w:r>
        </w:p>
      </w:tc>
      <w:tc>
        <w:tcPr>
          <w:tcW w:w="2352" w:type="dxa"/>
          <w:vAlign w:val="center"/>
        </w:tcPr>
        <w:p w14:paraId="1016C8DC">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FW-WI-SG-07</w:t>
          </w:r>
        </w:p>
      </w:tc>
    </w:tr>
    <w:tr w14:paraId="7DB7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trPr>
      <w:tc>
        <w:tcPr>
          <w:tcW w:w="6125" w:type="dxa"/>
          <w:vMerge w:val="continue"/>
          <w:vAlign w:val="center"/>
        </w:tcPr>
        <w:p w14:paraId="603380D0">
          <w:pPr>
            <w:pStyle w:val="17"/>
            <w:pBdr>
              <w:bottom w:val="none" w:color="auto" w:sz="0" w:space="0"/>
            </w:pBdr>
            <w:rPr>
              <w:sz w:val="24"/>
            </w:rPr>
          </w:pPr>
        </w:p>
      </w:tc>
      <w:tc>
        <w:tcPr>
          <w:tcW w:w="1288" w:type="dxa"/>
          <w:vAlign w:val="center"/>
        </w:tcPr>
        <w:p w14:paraId="37C42CE3">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文件版本</w:t>
          </w:r>
        </w:p>
      </w:tc>
      <w:tc>
        <w:tcPr>
          <w:tcW w:w="2352" w:type="dxa"/>
          <w:vAlign w:val="center"/>
        </w:tcPr>
        <w:p w14:paraId="72FA4A1B">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B/0</w:t>
          </w:r>
        </w:p>
      </w:tc>
    </w:tr>
    <w:tr w14:paraId="5606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 w:hRule="atLeast"/>
      </w:trPr>
      <w:tc>
        <w:tcPr>
          <w:tcW w:w="6125" w:type="dxa"/>
          <w:vAlign w:val="center"/>
        </w:tcPr>
        <w:p w14:paraId="53E84610">
          <w:pPr>
            <w:spacing w:before="120" w:after="120"/>
            <w:jc w:val="center"/>
            <w:rPr>
              <w:rFonts w:ascii="仿宋_GB2312" w:hAnsi="仿宋_GB2312" w:eastAsia="仿宋_GB2312" w:cs="仿宋_GB2312"/>
              <w:b/>
              <w:bCs/>
              <w:sz w:val="28"/>
              <w:szCs w:val="28"/>
            </w:rPr>
          </w:pPr>
          <w:r>
            <w:rPr>
              <w:rFonts w:hint="eastAsia" w:ascii="仿宋_GB2312" w:hAnsi="仿宋_GB2312" w:eastAsia="仿宋_GB2312" w:cs="仿宋_GB2312"/>
              <w:b/>
              <w:bCs/>
              <w:sz w:val="28"/>
              <w:szCs w:val="28"/>
              <w:lang w:val="en-US" w:eastAsia="zh-CN"/>
            </w:rPr>
            <w:t>深</w:t>
          </w:r>
          <w:r>
            <w:rPr>
              <w:rFonts w:hint="eastAsia" w:ascii="仿宋_GB2312" w:hAnsi="仿宋_GB2312" w:eastAsia="仿宋_GB2312" w:cs="仿宋_GB2312"/>
              <w:b/>
              <w:bCs/>
              <w:sz w:val="28"/>
              <w:szCs w:val="28"/>
            </w:rPr>
            <w:t>安居运营管理信息平台</w:t>
          </w:r>
        </w:p>
        <w:p w14:paraId="753873B6">
          <w:pPr>
            <w:spacing w:before="120" w:after="120"/>
            <w:jc w:val="center"/>
            <w:rPr>
              <w:rFonts w:eastAsia="仿宋_GB2312"/>
              <w:sz w:val="24"/>
            </w:rPr>
          </w:pPr>
          <w:r>
            <w:rPr>
              <w:rFonts w:hint="eastAsia" w:ascii="仿宋_GB2312" w:hAnsi="仿宋_GB2312" w:eastAsia="仿宋_GB2312" w:cs="仿宋_GB2312"/>
              <w:b/>
              <w:bCs/>
              <w:sz w:val="28"/>
              <w:szCs w:val="28"/>
            </w:rPr>
            <w:t>设计规范操作指导书（暂行）</w:t>
          </w:r>
        </w:p>
      </w:tc>
      <w:tc>
        <w:tcPr>
          <w:tcW w:w="1288" w:type="dxa"/>
          <w:vAlign w:val="center"/>
        </w:tcPr>
        <w:p w14:paraId="07867333">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rPr>
            <w:t>文件页码</w:t>
          </w:r>
        </w:p>
      </w:tc>
      <w:tc>
        <w:tcPr>
          <w:tcW w:w="2352" w:type="dxa"/>
          <w:vAlign w:val="center"/>
        </w:tcPr>
        <w:p w14:paraId="7A3588D6">
          <w:pPr>
            <w:pStyle w:val="17"/>
            <w:pBdr>
              <w:bottom w:val="none" w:color="auto" w:sz="0" w:space="0"/>
            </w:pBdr>
            <w:rPr>
              <w:rFonts w:ascii="仿宋_GB2312" w:hAnsi="仿宋_GB2312" w:eastAsia="仿宋_GB2312" w:cs="仿宋_GB2312"/>
              <w:sz w:val="24"/>
            </w:rPr>
          </w:pPr>
          <w:r>
            <w:rPr>
              <w:rFonts w:hint="eastAsia" w:ascii="仿宋_GB2312" w:hAnsi="仿宋_GB2312" w:eastAsia="仿宋_GB2312" w:cs="仿宋_GB2312"/>
              <w:sz w:val="24"/>
              <w:szCs w:val="24"/>
            </w:rPr>
            <w:t xml:space="preserve">第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 共 </w:t>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NUMPAGES  \* MERGEFORMAT </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t xml:space="preserve"> 页</w:t>
          </w:r>
        </w:p>
      </w:tc>
    </w:tr>
  </w:tbl>
  <w:p w14:paraId="5F246F4C">
    <w:pPr>
      <w:pStyle w:val="17"/>
      <w:jc w:val="both"/>
      <w:rPr>
        <w:rFonts w:hint="eastAsia" w:eastAsia="宋体"/>
        <w:lang w:eastAsia="zh-CN"/>
      </w:rPr>
    </w:pPr>
    <w:r>
      <w:rPr>
        <w:rFonts w:hint="eastAsia"/>
        <w:lang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B029F"/>
    <w:multiLevelType w:val="singleLevel"/>
    <w:tmpl w:val="1FBB029F"/>
    <w:lvl w:ilvl="0" w:tentative="0">
      <w:start w:val="1"/>
      <w:numFmt w:val="decimal"/>
      <w:suff w:val="nothing"/>
      <w:lvlText w:val="（%1）"/>
      <w:lvlJc w:val="left"/>
    </w:lvl>
  </w:abstractNum>
  <w:abstractNum w:abstractNumId="1">
    <w:nsid w:val="4D57534B"/>
    <w:multiLevelType w:val="multilevel"/>
    <w:tmpl w:val="4D57534B"/>
    <w:lvl w:ilvl="0" w:tentative="0">
      <w:start w:val="1"/>
      <w:numFmt w:val="upperLetter"/>
      <w:pStyle w:val="3"/>
      <w:lvlText w:val="%1."/>
      <w:lvlJc w:val="left"/>
      <w:pPr>
        <w:tabs>
          <w:tab w:val="left" w:pos="1260"/>
        </w:tabs>
        <w:ind w:left="1470" w:hanging="420"/>
      </w:pPr>
    </w:lvl>
    <w:lvl w:ilvl="1" w:tentative="0">
      <w:start w:val="1"/>
      <w:numFmt w:val="lowerLetter"/>
      <w:lvlText w:val="%2)"/>
      <w:lvlJc w:val="left"/>
      <w:pPr>
        <w:tabs>
          <w:tab w:val="left" w:pos="1680"/>
        </w:tabs>
        <w:ind w:left="1890" w:hanging="420"/>
      </w:pPr>
    </w:lvl>
    <w:lvl w:ilvl="2" w:tentative="0">
      <w:start w:val="1"/>
      <w:numFmt w:val="lowerRoman"/>
      <w:lvlText w:val="%3."/>
      <w:lvlJc w:val="right"/>
      <w:pPr>
        <w:tabs>
          <w:tab w:val="left" w:pos="2100"/>
        </w:tabs>
        <w:ind w:left="2310" w:hanging="420"/>
      </w:pPr>
    </w:lvl>
    <w:lvl w:ilvl="3" w:tentative="0">
      <w:start w:val="1"/>
      <w:numFmt w:val="decimal"/>
      <w:lvlText w:val="%4."/>
      <w:lvlJc w:val="left"/>
      <w:pPr>
        <w:tabs>
          <w:tab w:val="left" w:pos="2520"/>
        </w:tabs>
        <w:ind w:left="2730" w:hanging="420"/>
      </w:pPr>
    </w:lvl>
    <w:lvl w:ilvl="4" w:tentative="0">
      <w:start w:val="1"/>
      <w:numFmt w:val="lowerLetter"/>
      <w:lvlText w:val="%5)"/>
      <w:lvlJc w:val="left"/>
      <w:pPr>
        <w:tabs>
          <w:tab w:val="left" w:pos="2940"/>
        </w:tabs>
        <w:ind w:left="3150" w:hanging="420"/>
      </w:pPr>
    </w:lvl>
    <w:lvl w:ilvl="5" w:tentative="0">
      <w:start w:val="1"/>
      <w:numFmt w:val="lowerRoman"/>
      <w:lvlText w:val="%6."/>
      <w:lvlJc w:val="right"/>
      <w:pPr>
        <w:tabs>
          <w:tab w:val="left" w:pos="3360"/>
        </w:tabs>
        <w:ind w:left="3570" w:hanging="420"/>
      </w:pPr>
    </w:lvl>
    <w:lvl w:ilvl="6" w:tentative="0">
      <w:start w:val="1"/>
      <w:numFmt w:val="decimal"/>
      <w:lvlText w:val="%7."/>
      <w:lvlJc w:val="left"/>
      <w:pPr>
        <w:tabs>
          <w:tab w:val="left" w:pos="3780"/>
        </w:tabs>
        <w:ind w:left="3990" w:hanging="420"/>
      </w:pPr>
    </w:lvl>
    <w:lvl w:ilvl="7" w:tentative="0">
      <w:start w:val="1"/>
      <w:numFmt w:val="lowerLetter"/>
      <w:lvlText w:val="%8)"/>
      <w:lvlJc w:val="left"/>
      <w:pPr>
        <w:tabs>
          <w:tab w:val="left" w:pos="4200"/>
        </w:tabs>
        <w:ind w:left="4410" w:hanging="420"/>
      </w:pPr>
    </w:lvl>
    <w:lvl w:ilvl="8" w:tentative="0">
      <w:start w:val="1"/>
      <w:numFmt w:val="lowerRoman"/>
      <w:lvlText w:val="%9."/>
      <w:lvlJc w:val="right"/>
      <w:pPr>
        <w:tabs>
          <w:tab w:val="left" w:pos="4620"/>
        </w:tabs>
        <w:ind w:left="483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成">
    <w15:presenceInfo w15:providerId="None" w15:userId="唐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5MGNiNDg3MmM5NjcwYmJlMjQxM2Q0ZmNlODA2MWYifQ=="/>
  </w:docVars>
  <w:rsids>
    <w:rsidRoot w:val="005E3949"/>
    <w:rsid w:val="00130491"/>
    <w:rsid w:val="00192C47"/>
    <w:rsid w:val="001A0BD1"/>
    <w:rsid w:val="00223797"/>
    <w:rsid w:val="00242947"/>
    <w:rsid w:val="00252207"/>
    <w:rsid w:val="002E192F"/>
    <w:rsid w:val="00453209"/>
    <w:rsid w:val="00483779"/>
    <w:rsid w:val="00506ABC"/>
    <w:rsid w:val="005312D0"/>
    <w:rsid w:val="005B0669"/>
    <w:rsid w:val="005E3949"/>
    <w:rsid w:val="005F06BD"/>
    <w:rsid w:val="00611509"/>
    <w:rsid w:val="006141E4"/>
    <w:rsid w:val="00614981"/>
    <w:rsid w:val="006A3596"/>
    <w:rsid w:val="007040C0"/>
    <w:rsid w:val="007D20CB"/>
    <w:rsid w:val="00802AA4"/>
    <w:rsid w:val="008044F5"/>
    <w:rsid w:val="00827EAB"/>
    <w:rsid w:val="0096375C"/>
    <w:rsid w:val="00A041DD"/>
    <w:rsid w:val="00A64DD8"/>
    <w:rsid w:val="00A67686"/>
    <w:rsid w:val="00A81860"/>
    <w:rsid w:val="00AF4EB4"/>
    <w:rsid w:val="00B06638"/>
    <w:rsid w:val="00B41EC3"/>
    <w:rsid w:val="00C21FE1"/>
    <w:rsid w:val="00C7709E"/>
    <w:rsid w:val="00CF7411"/>
    <w:rsid w:val="00D4574D"/>
    <w:rsid w:val="00DB6A4D"/>
    <w:rsid w:val="00EF4F19"/>
    <w:rsid w:val="00F85E1E"/>
    <w:rsid w:val="01161381"/>
    <w:rsid w:val="01727770"/>
    <w:rsid w:val="01796E25"/>
    <w:rsid w:val="01EC0BC9"/>
    <w:rsid w:val="01F21B1E"/>
    <w:rsid w:val="02355727"/>
    <w:rsid w:val="023D6654"/>
    <w:rsid w:val="023E6B58"/>
    <w:rsid w:val="026B3007"/>
    <w:rsid w:val="02B62E04"/>
    <w:rsid w:val="02EE45DB"/>
    <w:rsid w:val="039829E0"/>
    <w:rsid w:val="03B01650"/>
    <w:rsid w:val="03C823F1"/>
    <w:rsid w:val="03DD6CF9"/>
    <w:rsid w:val="03E37A79"/>
    <w:rsid w:val="03F90C6B"/>
    <w:rsid w:val="042F0E9E"/>
    <w:rsid w:val="047717F5"/>
    <w:rsid w:val="04E672BC"/>
    <w:rsid w:val="055A5ACD"/>
    <w:rsid w:val="056069AA"/>
    <w:rsid w:val="05BA2AAE"/>
    <w:rsid w:val="05D92456"/>
    <w:rsid w:val="05DC39AA"/>
    <w:rsid w:val="05FD0DE5"/>
    <w:rsid w:val="064446A4"/>
    <w:rsid w:val="06AA09A9"/>
    <w:rsid w:val="06CC0420"/>
    <w:rsid w:val="06E76082"/>
    <w:rsid w:val="07147187"/>
    <w:rsid w:val="071857B3"/>
    <w:rsid w:val="071D4AEC"/>
    <w:rsid w:val="07547CC1"/>
    <w:rsid w:val="07B335B1"/>
    <w:rsid w:val="07BC3A4B"/>
    <w:rsid w:val="07F67816"/>
    <w:rsid w:val="086D19F1"/>
    <w:rsid w:val="08AA624F"/>
    <w:rsid w:val="08B15F75"/>
    <w:rsid w:val="08FB54F6"/>
    <w:rsid w:val="09034F91"/>
    <w:rsid w:val="097F55EA"/>
    <w:rsid w:val="0A0607F6"/>
    <w:rsid w:val="0A0631A5"/>
    <w:rsid w:val="0A99556D"/>
    <w:rsid w:val="0B1A3E8D"/>
    <w:rsid w:val="0BA04B82"/>
    <w:rsid w:val="0BD009A6"/>
    <w:rsid w:val="0C076962"/>
    <w:rsid w:val="0D28722A"/>
    <w:rsid w:val="0D863A08"/>
    <w:rsid w:val="0EB7512D"/>
    <w:rsid w:val="0F4F1733"/>
    <w:rsid w:val="0F670766"/>
    <w:rsid w:val="0FBDC6AB"/>
    <w:rsid w:val="0FC86AC9"/>
    <w:rsid w:val="0FFE1A4A"/>
    <w:rsid w:val="100E25CC"/>
    <w:rsid w:val="1085788E"/>
    <w:rsid w:val="10C15808"/>
    <w:rsid w:val="10EC17B7"/>
    <w:rsid w:val="114F3117"/>
    <w:rsid w:val="118A1D67"/>
    <w:rsid w:val="11E2175D"/>
    <w:rsid w:val="11F869CA"/>
    <w:rsid w:val="120716CB"/>
    <w:rsid w:val="12111206"/>
    <w:rsid w:val="12186591"/>
    <w:rsid w:val="121C264A"/>
    <w:rsid w:val="123C01CE"/>
    <w:rsid w:val="12415484"/>
    <w:rsid w:val="12486C30"/>
    <w:rsid w:val="125B1D4A"/>
    <w:rsid w:val="129A3336"/>
    <w:rsid w:val="12B20640"/>
    <w:rsid w:val="13510A26"/>
    <w:rsid w:val="13CA23E5"/>
    <w:rsid w:val="13D84574"/>
    <w:rsid w:val="140405A1"/>
    <w:rsid w:val="142C092A"/>
    <w:rsid w:val="144B2544"/>
    <w:rsid w:val="14670982"/>
    <w:rsid w:val="146C2812"/>
    <w:rsid w:val="14947D5C"/>
    <w:rsid w:val="14B91DC7"/>
    <w:rsid w:val="14D26F15"/>
    <w:rsid w:val="156C2EC6"/>
    <w:rsid w:val="161E3352"/>
    <w:rsid w:val="162E25FD"/>
    <w:rsid w:val="169B6DCE"/>
    <w:rsid w:val="169C7F0D"/>
    <w:rsid w:val="16F66EC1"/>
    <w:rsid w:val="17A37BA9"/>
    <w:rsid w:val="18332BD4"/>
    <w:rsid w:val="186B1B5B"/>
    <w:rsid w:val="18A521C4"/>
    <w:rsid w:val="18AB5CBD"/>
    <w:rsid w:val="18BB3557"/>
    <w:rsid w:val="1901454A"/>
    <w:rsid w:val="19590855"/>
    <w:rsid w:val="19653EFB"/>
    <w:rsid w:val="19C27D91"/>
    <w:rsid w:val="19EC647A"/>
    <w:rsid w:val="1A51067F"/>
    <w:rsid w:val="1A7840C7"/>
    <w:rsid w:val="1A812809"/>
    <w:rsid w:val="1AD04D27"/>
    <w:rsid w:val="1B0A5884"/>
    <w:rsid w:val="1B2A3FFD"/>
    <w:rsid w:val="1BE23BB8"/>
    <w:rsid w:val="1BFF0C35"/>
    <w:rsid w:val="1C522343"/>
    <w:rsid w:val="1CCC6940"/>
    <w:rsid w:val="1CD80D2E"/>
    <w:rsid w:val="1CDB1AB2"/>
    <w:rsid w:val="1D2422D8"/>
    <w:rsid w:val="1D482926"/>
    <w:rsid w:val="1D6E244A"/>
    <w:rsid w:val="1D794DA9"/>
    <w:rsid w:val="1EA15AC9"/>
    <w:rsid w:val="1F0D525E"/>
    <w:rsid w:val="1F6C5FEA"/>
    <w:rsid w:val="1F7B6EF4"/>
    <w:rsid w:val="1FE10962"/>
    <w:rsid w:val="201B09F6"/>
    <w:rsid w:val="203E6DEF"/>
    <w:rsid w:val="207601C9"/>
    <w:rsid w:val="20E00092"/>
    <w:rsid w:val="20E274CA"/>
    <w:rsid w:val="2192682C"/>
    <w:rsid w:val="21931CCB"/>
    <w:rsid w:val="219F61B6"/>
    <w:rsid w:val="21E4512A"/>
    <w:rsid w:val="21F92CFC"/>
    <w:rsid w:val="22086770"/>
    <w:rsid w:val="2215439A"/>
    <w:rsid w:val="22235E21"/>
    <w:rsid w:val="22CA53DA"/>
    <w:rsid w:val="231E4C05"/>
    <w:rsid w:val="232E010A"/>
    <w:rsid w:val="23AE6D9F"/>
    <w:rsid w:val="23CD7AC6"/>
    <w:rsid w:val="2446522A"/>
    <w:rsid w:val="24FB2B1F"/>
    <w:rsid w:val="258C2852"/>
    <w:rsid w:val="25AC10EE"/>
    <w:rsid w:val="26183CF9"/>
    <w:rsid w:val="26264F11"/>
    <w:rsid w:val="262B5373"/>
    <w:rsid w:val="26B965E4"/>
    <w:rsid w:val="272538B1"/>
    <w:rsid w:val="272F04C2"/>
    <w:rsid w:val="275E2060"/>
    <w:rsid w:val="27BF3329"/>
    <w:rsid w:val="2865609B"/>
    <w:rsid w:val="28A15A95"/>
    <w:rsid w:val="28F95BE3"/>
    <w:rsid w:val="29182659"/>
    <w:rsid w:val="29402DC1"/>
    <w:rsid w:val="29D34599"/>
    <w:rsid w:val="29D91747"/>
    <w:rsid w:val="2A151E96"/>
    <w:rsid w:val="2A3703E9"/>
    <w:rsid w:val="2AAE3A4E"/>
    <w:rsid w:val="2ADA66CC"/>
    <w:rsid w:val="2B804571"/>
    <w:rsid w:val="2C664A18"/>
    <w:rsid w:val="2C7B5927"/>
    <w:rsid w:val="2CEB3BA0"/>
    <w:rsid w:val="2D1F703A"/>
    <w:rsid w:val="2D300BD9"/>
    <w:rsid w:val="2D3300A3"/>
    <w:rsid w:val="2D5E2C34"/>
    <w:rsid w:val="2DBB4593"/>
    <w:rsid w:val="2E464B69"/>
    <w:rsid w:val="2EBC037F"/>
    <w:rsid w:val="2F163EDD"/>
    <w:rsid w:val="2F3F11F4"/>
    <w:rsid w:val="2F5F4390"/>
    <w:rsid w:val="2F645BBD"/>
    <w:rsid w:val="2F6D2475"/>
    <w:rsid w:val="2F6F1AD9"/>
    <w:rsid w:val="2F8C41A5"/>
    <w:rsid w:val="2FB27BEF"/>
    <w:rsid w:val="301D66CE"/>
    <w:rsid w:val="30361CA7"/>
    <w:rsid w:val="304D3335"/>
    <w:rsid w:val="3069120F"/>
    <w:rsid w:val="30B91725"/>
    <w:rsid w:val="30FB17CB"/>
    <w:rsid w:val="31000849"/>
    <w:rsid w:val="31F870A6"/>
    <w:rsid w:val="324235EE"/>
    <w:rsid w:val="326456EE"/>
    <w:rsid w:val="3281108B"/>
    <w:rsid w:val="32C4177B"/>
    <w:rsid w:val="32EE09EA"/>
    <w:rsid w:val="331A2A43"/>
    <w:rsid w:val="334676A8"/>
    <w:rsid w:val="33470943"/>
    <w:rsid w:val="33815B3C"/>
    <w:rsid w:val="33887F55"/>
    <w:rsid w:val="33894545"/>
    <w:rsid w:val="33B15F1A"/>
    <w:rsid w:val="33CA68A8"/>
    <w:rsid w:val="34266555"/>
    <w:rsid w:val="342A2FA4"/>
    <w:rsid w:val="34784F8C"/>
    <w:rsid w:val="34E27E9A"/>
    <w:rsid w:val="35410C68"/>
    <w:rsid w:val="354A143C"/>
    <w:rsid w:val="35A34E37"/>
    <w:rsid w:val="35DA2F51"/>
    <w:rsid w:val="361677B9"/>
    <w:rsid w:val="36227DF9"/>
    <w:rsid w:val="363D137F"/>
    <w:rsid w:val="36451E31"/>
    <w:rsid w:val="36D62FFF"/>
    <w:rsid w:val="37175D10"/>
    <w:rsid w:val="37950BC2"/>
    <w:rsid w:val="379C53EC"/>
    <w:rsid w:val="37A530E4"/>
    <w:rsid w:val="38044D88"/>
    <w:rsid w:val="381318B2"/>
    <w:rsid w:val="38197723"/>
    <w:rsid w:val="39065E17"/>
    <w:rsid w:val="39510387"/>
    <w:rsid w:val="39903AEB"/>
    <w:rsid w:val="39AD4AB2"/>
    <w:rsid w:val="39F479AE"/>
    <w:rsid w:val="3A2B46C7"/>
    <w:rsid w:val="3A361B71"/>
    <w:rsid w:val="3A5C65C6"/>
    <w:rsid w:val="3AE76371"/>
    <w:rsid w:val="3B9B1289"/>
    <w:rsid w:val="3BB815A0"/>
    <w:rsid w:val="3C3A43CB"/>
    <w:rsid w:val="3C7178F1"/>
    <w:rsid w:val="3C8C3269"/>
    <w:rsid w:val="3CE80C84"/>
    <w:rsid w:val="3CFC56B4"/>
    <w:rsid w:val="3DC06CB8"/>
    <w:rsid w:val="3DC37BE3"/>
    <w:rsid w:val="3DD8572E"/>
    <w:rsid w:val="3E024501"/>
    <w:rsid w:val="3E304B29"/>
    <w:rsid w:val="3E475E3C"/>
    <w:rsid w:val="3E5333FC"/>
    <w:rsid w:val="3E9F347B"/>
    <w:rsid w:val="3EBD32DB"/>
    <w:rsid w:val="3EE95859"/>
    <w:rsid w:val="3F6B3AE6"/>
    <w:rsid w:val="3F88253F"/>
    <w:rsid w:val="3F89029F"/>
    <w:rsid w:val="3F8B6DD8"/>
    <w:rsid w:val="3FBA0C30"/>
    <w:rsid w:val="3FBA348F"/>
    <w:rsid w:val="3FE60297"/>
    <w:rsid w:val="3FFB4BD3"/>
    <w:rsid w:val="40A46179"/>
    <w:rsid w:val="42522137"/>
    <w:rsid w:val="428D5F7A"/>
    <w:rsid w:val="433504EC"/>
    <w:rsid w:val="43851A0B"/>
    <w:rsid w:val="44687B5A"/>
    <w:rsid w:val="447237BF"/>
    <w:rsid w:val="44B53DFD"/>
    <w:rsid w:val="44E12287"/>
    <w:rsid w:val="452D7E79"/>
    <w:rsid w:val="45496B17"/>
    <w:rsid w:val="456F27A6"/>
    <w:rsid w:val="45844ADB"/>
    <w:rsid w:val="465372A8"/>
    <w:rsid w:val="472B6A66"/>
    <w:rsid w:val="474D19B8"/>
    <w:rsid w:val="47722EA5"/>
    <w:rsid w:val="47857E58"/>
    <w:rsid w:val="484C348A"/>
    <w:rsid w:val="489F2EDB"/>
    <w:rsid w:val="48AD2F65"/>
    <w:rsid w:val="48AE4FC8"/>
    <w:rsid w:val="48CB4EFF"/>
    <w:rsid w:val="495711BC"/>
    <w:rsid w:val="49695B57"/>
    <w:rsid w:val="49CD6B9B"/>
    <w:rsid w:val="49DB0BE4"/>
    <w:rsid w:val="4A066BA9"/>
    <w:rsid w:val="4A0B0D31"/>
    <w:rsid w:val="4A162E25"/>
    <w:rsid w:val="4A530227"/>
    <w:rsid w:val="4A8471A8"/>
    <w:rsid w:val="4ADE3E57"/>
    <w:rsid w:val="4AE312AA"/>
    <w:rsid w:val="4AFB201B"/>
    <w:rsid w:val="4B343425"/>
    <w:rsid w:val="4BB513ED"/>
    <w:rsid w:val="4BC443CD"/>
    <w:rsid w:val="4BFD631E"/>
    <w:rsid w:val="4BFF0CF3"/>
    <w:rsid w:val="4C2D423A"/>
    <w:rsid w:val="4C4A1774"/>
    <w:rsid w:val="4C687B84"/>
    <w:rsid w:val="4C932458"/>
    <w:rsid w:val="4D0031FD"/>
    <w:rsid w:val="4D355613"/>
    <w:rsid w:val="4DBE5F1B"/>
    <w:rsid w:val="4DFB4A9E"/>
    <w:rsid w:val="4DFC0584"/>
    <w:rsid w:val="4E0067D3"/>
    <w:rsid w:val="4F221CE5"/>
    <w:rsid w:val="4F3F2E1E"/>
    <w:rsid w:val="4F656DB3"/>
    <w:rsid w:val="4F6E6907"/>
    <w:rsid w:val="4FEC4F6F"/>
    <w:rsid w:val="4FF97471"/>
    <w:rsid w:val="502B49B8"/>
    <w:rsid w:val="50700DB5"/>
    <w:rsid w:val="50897019"/>
    <w:rsid w:val="50E40ABB"/>
    <w:rsid w:val="51324760"/>
    <w:rsid w:val="5145184C"/>
    <w:rsid w:val="51926CA1"/>
    <w:rsid w:val="519E066D"/>
    <w:rsid w:val="527B23BF"/>
    <w:rsid w:val="52821C26"/>
    <w:rsid w:val="528C7735"/>
    <w:rsid w:val="52CE4D08"/>
    <w:rsid w:val="52FB3500"/>
    <w:rsid w:val="53151335"/>
    <w:rsid w:val="534E4CA8"/>
    <w:rsid w:val="535624E4"/>
    <w:rsid w:val="536A32DD"/>
    <w:rsid w:val="54313346"/>
    <w:rsid w:val="54494BC4"/>
    <w:rsid w:val="554A0028"/>
    <w:rsid w:val="55D571D1"/>
    <w:rsid w:val="567949B3"/>
    <w:rsid w:val="56D50793"/>
    <w:rsid w:val="56E276EB"/>
    <w:rsid w:val="56F30627"/>
    <w:rsid w:val="57054CD6"/>
    <w:rsid w:val="571F09D2"/>
    <w:rsid w:val="577B2D0B"/>
    <w:rsid w:val="57A627B6"/>
    <w:rsid w:val="581A26BF"/>
    <w:rsid w:val="58D468D5"/>
    <w:rsid w:val="5929560B"/>
    <w:rsid w:val="595F5CF7"/>
    <w:rsid w:val="59780344"/>
    <w:rsid w:val="599328F8"/>
    <w:rsid w:val="59AB6484"/>
    <w:rsid w:val="59D0262B"/>
    <w:rsid w:val="59F12E36"/>
    <w:rsid w:val="5A0F784A"/>
    <w:rsid w:val="5A680B81"/>
    <w:rsid w:val="5A6F1AB5"/>
    <w:rsid w:val="5A712703"/>
    <w:rsid w:val="5B356EF9"/>
    <w:rsid w:val="5B44791A"/>
    <w:rsid w:val="5BAB1D7E"/>
    <w:rsid w:val="5BDC19F5"/>
    <w:rsid w:val="5C2B79B5"/>
    <w:rsid w:val="5CA37ECD"/>
    <w:rsid w:val="5D006E2B"/>
    <w:rsid w:val="5D2D4798"/>
    <w:rsid w:val="5D920C62"/>
    <w:rsid w:val="5DCB2A43"/>
    <w:rsid w:val="5E000254"/>
    <w:rsid w:val="5E160D36"/>
    <w:rsid w:val="5E1B7981"/>
    <w:rsid w:val="5E3A5D63"/>
    <w:rsid w:val="5E7F735B"/>
    <w:rsid w:val="5E9B5B7F"/>
    <w:rsid w:val="5F203BA7"/>
    <w:rsid w:val="5F2B41BE"/>
    <w:rsid w:val="5F3F122A"/>
    <w:rsid w:val="5F4F0637"/>
    <w:rsid w:val="5F622211"/>
    <w:rsid w:val="5FFA4A42"/>
    <w:rsid w:val="5FFE0F88"/>
    <w:rsid w:val="60242F44"/>
    <w:rsid w:val="60846814"/>
    <w:rsid w:val="60A13A4B"/>
    <w:rsid w:val="610976C7"/>
    <w:rsid w:val="613F6AA8"/>
    <w:rsid w:val="61560BC3"/>
    <w:rsid w:val="618F680B"/>
    <w:rsid w:val="624101E4"/>
    <w:rsid w:val="6262786A"/>
    <w:rsid w:val="628C1A7E"/>
    <w:rsid w:val="62F4554A"/>
    <w:rsid w:val="6369376B"/>
    <w:rsid w:val="63836BC5"/>
    <w:rsid w:val="6531193C"/>
    <w:rsid w:val="655E025C"/>
    <w:rsid w:val="65E30E33"/>
    <w:rsid w:val="664226D6"/>
    <w:rsid w:val="666845B1"/>
    <w:rsid w:val="66B7671A"/>
    <w:rsid w:val="66EA1103"/>
    <w:rsid w:val="67525973"/>
    <w:rsid w:val="677A216E"/>
    <w:rsid w:val="67A529E5"/>
    <w:rsid w:val="67DB076F"/>
    <w:rsid w:val="684734A4"/>
    <w:rsid w:val="68B35045"/>
    <w:rsid w:val="6903269A"/>
    <w:rsid w:val="691A56EF"/>
    <w:rsid w:val="69D57EB2"/>
    <w:rsid w:val="69FD7D26"/>
    <w:rsid w:val="6A00364B"/>
    <w:rsid w:val="6A2B0508"/>
    <w:rsid w:val="6ADB32CA"/>
    <w:rsid w:val="6B2F38EF"/>
    <w:rsid w:val="6B520634"/>
    <w:rsid w:val="6CC62229"/>
    <w:rsid w:val="6CCF2537"/>
    <w:rsid w:val="6D7B4B56"/>
    <w:rsid w:val="6D9D5184"/>
    <w:rsid w:val="6DDB4268"/>
    <w:rsid w:val="6E133964"/>
    <w:rsid w:val="6E861239"/>
    <w:rsid w:val="6EAF6C69"/>
    <w:rsid w:val="6EF33CA1"/>
    <w:rsid w:val="6EF50F9E"/>
    <w:rsid w:val="6EF65A2C"/>
    <w:rsid w:val="6F361CB1"/>
    <w:rsid w:val="6F601138"/>
    <w:rsid w:val="6FCB03C1"/>
    <w:rsid w:val="701E3F32"/>
    <w:rsid w:val="7045721C"/>
    <w:rsid w:val="705C41C5"/>
    <w:rsid w:val="70836C29"/>
    <w:rsid w:val="70D424D4"/>
    <w:rsid w:val="70D5477A"/>
    <w:rsid w:val="70E455BA"/>
    <w:rsid w:val="70FA14CA"/>
    <w:rsid w:val="711200B5"/>
    <w:rsid w:val="7163083F"/>
    <w:rsid w:val="71973F9C"/>
    <w:rsid w:val="71B9023B"/>
    <w:rsid w:val="71CE5F1A"/>
    <w:rsid w:val="71FE4B0C"/>
    <w:rsid w:val="725C05CC"/>
    <w:rsid w:val="72827920"/>
    <w:rsid w:val="72833742"/>
    <w:rsid w:val="72F73026"/>
    <w:rsid w:val="735852FB"/>
    <w:rsid w:val="73617634"/>
    <w:rsid w:val="73AD43B3"/>
    <w:rsid w:val="73CD2235"/>
    <w:rsid w:val="73E65A38"/>
    <w:rsid w:val="74086CFF"/>
    <w:rsid w:val="74B67436"/>
    <w:rsid w:val="74C62F7A"/>
    <w:rsid w:val="74CE5F27"/>
    <w:rsid w:val="74E874C8"/>
    <w:rsid w:val="759D16A7"/>
    <w:rsid w:val="75EC1A5B"/>
    <w:rsid w:val="766446EA"/>
    <w:rsid w:val="76B02314"/>
    <w:rsid w:val="76DB492B"/>
    <w:rsid w:val="77264036"/>
    <w:rsid w:val="778F5FCB"/>
    <w:rsid w:val="782E6D37"/>
    <w:rsid w:val="784562A4"/>
    <w:rsid w:val="786C60CE"/>
    <w:rsid w:val="789158EA"/>
    <w:rsid w:val="789D17C4"/>
    <w:rsid w:val="791A1798"/>
    <w:rsid w:val="794F78A0"/>
    <w:rsid w:val="799E129C"/>
    <w:rsid w:val="79AE29FC"/>
    <w:rsid w:val="79BA7BFD"/>
    <w:rsid w:val="7A3B6881"/>
    <w:rsid w:val="7A5213A8"/>
    <w:rsid w:val="7A786DCE"/>
    <w:rsid w:val="7A7D21E1"/>
    <w:rsid w:val="7AAA4FF0"/>
    <w:rsid w:val="7ACE2035"/>
    <w:rsid w:val="7AE61E7C"/>
    <w:rsid w:val="7AFA5D6D"/>
    <w:rsid w:val="7B0306AD"/>
    <w:rsid w:val="7BBF2867"/>
    <w:rsid w:val="7C1D190C"/>
    <w:rsid w:val="7C1D72E3"/>
    <w:rsid w:val="7C432365"/>
    <w:rsid w:val="7C804C27"/>
    <w:rsid w:val="7CC73ABC"/>
    <w:rsid w:val="7CC84F74"/>
    <w:rsid w:val="7CF875F2"/>
    <w:rsid w:val="7D142945"/>
    <w:rsid w:val="7D7D498E"/>
    <w:rsid w:val="7DA278F7"/>
    <w:rsid w:val="7E0C17B4"/>
    <w:rsid w:val="7E6B305D"/>
    <w:rsid w:val="7ECE417E"/>
    <w:rsid w:val="7EE54377"/>
    <w:rsid w:val="7EEA317A"/>
    <w:rsid w:val="7EF57F5F"/>
    <w:rsid w:val="7F38179C"/>
    <w:rsid w:val="7F44440A"/>
    <w:rsid w:val="7FA04963"/>
    <w:rsid w:val="7FAB79A7"/>
    <w:rsid w:val="7FE505C8"/>
    <w:rsid w:val="7FF644B4"/>
    <w:rsid w:val="A9673DCA"/>
    <w:rsid w:val="B6EFBBD5"/>
    <w:rsid w:val="BFBDB69F"/>
    <w:rsid w:val="C7F132ED"/>
    <w:rsid w:val="D2FF4C2A"/>
    <w:rsid w:val="DCFB1B0F"/>
    <w:rsid w:val="EEFF0104"/>
    <w:rsid w:val="F6DF7006"/>
    <w:rsid w:val="FBE9E741"/>
    <w:rsid w:val="FFFF00E4"/>
    <w:rsid w:val="FFFF7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qFormat="1" w:unhideWhenUsed="0" w:uiPriority="0"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numPr>
        <w:ilvl w:val="0"/>
        <w:numId w:val="1"/>
      </w:numPr>
      <w:spacing w:line="360" w:lineRule="auto"/>
      <w:outlineLvl w:val="0"/>
    </w:pPr>
    <w:rPr>
      <w:bCs/>
      <w:sz w:val="28"/>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unhideWhenUsed/>
    <w:qFormat/>
    <w:uiPriority w:val="9"/>
    <w:pPr>
      <w:keepNext/>
      <w:keepLines/>
      <w:spacing w:before="260" w:after="260" w:line="413" w:lineRule="auto"/>
      <w:outlineLvl w:val="2"/>
    </w:pPr>
    <w:rPr>
      <w:b/>
      <w:sz w:val="32"/>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6">
    <w:name w:val="toc 7"/>
    <w:basedOn w:val="1"/>
    <w:next w:val="1"/>
    <w:semiHidden/>
    <w:qFormat/>
    <w:uiPriority w:val="0"/>
    <w:pPr>
      <w:ind w:left="2520" w:leftChars="1200"/>
    </w:pPr>
  </w:style>
  <w:style w:type="paragraph" w:styleId="7">
    <w:name w:val="annotation text"/>
    <w:basedOn w:val="1"/>
    <w:link w:val="38"/>
    <w:semiHidden/>
    <w:unhideWhenUsed/>
    <w:qFormat/>
    <w:uiPriority w:val="99"/>
    <w:pPr>
      <w:jc w:val="left"/>
    </w:pPr>
  </w:style>
  <w:style w:type="paragraph" w:styleId="8">
    <w:name w:val="Body Text"/>
    <w:basedOn w:val="1"/>
    <w:semiHidden/>
    <w:qFormat/>
    <w:uiPriority w:val="0"/>
    <w:pPr>
      <w:spacing w:line="360" w:lineRule="auto"/>
    </w:pPr>
    <w:rPr>
      <w:bCs/>
      <w:sz w:val="24"/>
    </w:rPr>
  </w:style>
  <w:style w:type="paragraph" w:styleId="9">
    <w:name w:val="Body Text Indent"/>
    <w:basedOn w:val="1"/>
    <w:semiHidden/>
    <w:qFormat/>
    <w:uiPriority w:val="0"/>
    <w:pPr>
      <w:spacing w:line="360" w:lineRule="auto"/>
      <w:ind w:firstLine="480" w:firstLineChars="200"/>
    </w:pPr>
    <w:rPr>
      <w:color w:val="000000"/>
      <w:sz w:val="24"/>
    </w:rPr>
  </w:style>
  <w:style w:type="paragraph" w:styleId="10">
    <w:name w:val="toc 5"/>
    <w:basedOn w:val="1"/>
    <w:next w:val="1"/>
    <w:semiHidden/>
    <w:qFormat/>
    <w:uiPriority w:val="0"/>
    <w:pPr>
      <w:ind w:left="1680" w:leftChars="800"/>
    </w:pPr>
  </w:style>
  <w:style w:type="paragraph" w:styleId="11">
    <w:name w:val="toc 3"/>
    <w:basedOn w:val="1"/>
    <w:next w:val="1"/>
    <w:semiHidden/>
    <w:qFormat/>
    <w:uiPriority w:val="0"/>
    <w:pPr>
      <w:ind w:left="840" w:leftChars="400"/>
    </w:pPr>
  </w:style>
  <w:style w:type="paragraph" w:styleId="12">
    <w:name w:val="Plain Text"/>
    <w:basedOn w:val="1"/>
    <w:qFormat/>
    <w:uiPriority w:val="0"/>
    <w:rPr>
      <w:rFonts w:ascii="宋体" w:hAnsi="Courier New"/>
      <w:szCs w:val="20"/>
    </w:rPr>
  </w:style>
  <w:style w:type="paragraph" w:styleId="13">
    <w:name w:val="toc 8"/>
    <w:basedOn w:val="1"/>
    <w:next w:val="1"/>
    <w:semiHidden/>
    <w:qFormat/>
    <w:uiPriority w:val="0"/>
    <w:pPr>
      <w:ind w:left="2940" w:leftChars="1400"/>
    </w:pPr>
  </w:style>
  <w:style w:type="paragraph" w:styleId="14">
    <w:name w:val="Date"/>
    <w:basedOn w:val="1"/>
    <w:next w:val="1"/>
    <w:semiHidden/>
    <w:qFormat/>
    <w:uiPriority w:val="0"/>
    <w:pPr>
      <w:ind w:left="100" w:leftChars="2500"/>
    </w:pPr>
    <w:rPr>
      <w:rFonts w:ascii="宋体"/>
      <w:color w:val="000000"/>
      <w:sz w:val="24"/>
    </w:rPr>
  </w:style>
  <w:style w:type="paragraph" w:styleId="15">
    <w:name w:val="Body Text Indent 2"/>
    <w:basedOn w:val="1"/>
    <w:semiHidden/>
    <w:qFormat/>
    <w:uiPriority w:val="0"/>
    <w:pPr>
      <w:spacing w:line="360" w:lineRule="auto"/>
      <w:ind w:left="118" w:leftChars="56" w:firstLine="406" w:firstLineChars="169"/>
    </w:pPr>
    <w:rPr>
      <w:color w:val="000000"/>
      <w:sz w:val="24"/>
    </w:rPr>
  </w:style>
  <w:style w:type="paragraph" w:styleId="16">
    <w:name w:val="footer"/>
    <w:basedOn w:val="1"/>
    <w:semiHidden/>
    <w:qFormat/>
    <w:uiPriority w:val="0"/>
    <w:pPr>
      <w:tabs>
        <w:tab w:val="center" w:pos="4153"/>
        <w:tab w:val="right" w:pos="8306"/>
      </w:tabs>
      <w:snapToGrid w:val="0"/>
      <w:jc w:val="left"/>
    </w:pPr>
    <w:rPr>
      <w:sz w:val="18"/>
      <w:szCs w:val="18"/>
    </w:rPr>
  </w:style>
  <w:style w:type="paragraph" w:styleId="17">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style>
  <w:style w:type="paragraph" w:styleId="19">
    <w:name w:val="toc 4"/>
    <w:basedOn w:val="1"/>
    <w:next w:val="1"/>
    <w:semiHidden/>
    <w:qFormat/>
    <w:uiPriority w:val="0"/>
    <w:pPr>
      <w:ind w:left="1260" w:leftChars="600"/>
    </w:pPr>
  </w:style>
  <w:style w:type="paragraph" w:styleId="20">
    <w:name w:val="toc 6"/>
    <w:basedOn w:val="1"/>
    <w:next w:val="1"/>
    <w:semiHidden/>
    <w:qFormat/>
    <w:uiPriority w:val="0"/>
    <w:pPr>
      <w:ind w:left="2100" w:leftChars="1000"/>
    </w:pPr>
  </w:style>
  <w:style w:type="paragraph" w:styleId="21">
    <w:name w:val="Body Text Indent 3"/>
    <w:basedOn w:val="1"/>
    <w:semiHidden/>
    <w:qFormat/>
    <w:uiPriority w:val="0"/>
    <w:pPr>
      <w:ind w:firstLine="3544" w:firstLineChars="1681"/>
    </w:pPr>
    <w:rPr>
      <w:rFonts w:ascii="Tahoma"/>
      <w:b/>
      <w:bCs/>
      <w:color w:val="000000"/>
    </w:rPr>
  </w:style>
  <w:style w:type="paragraph" w:styleId="22">
    <w:name w:val="toc 2"/>
    <w:basedOn w:val="1"/>
    <w:next w:val="1"/>
    <w:semiHidden/>
    <w:qFormat/>
    <w:uiPriority w:val="0"/>
    <w:pPr>
      <w:ind w:left="420" w:leftChars="200"/>
    </w:pPr>
  </w:style>
  <w:style w:type="paragraph" w:styleId="23">
    <w:name w:val="toc 9"/>
    <w:basedOn w:val="1"/>
    <w:next w:val="1"/>
    <w:semiHidden/>
    <w:qFormat/>
    <w:uiPriority w:val="0"/>
    <w:pPr>
      <w:ind w:left="3360" w:leftChars="1600"/>
    </w:pPr>
  </w:style>
  <w:style w:type="paragraph" w:styleId="24">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5">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6">
    <w:name w:val="annotation subject"/>
    <w:basedOn w:val="7"/>
    <w:next w:val="7"/>
    <w:link w:val="39"/>
    <w:semiHidden/>
    <w:unhideWhenUsed/>
    <w:qFormat/>
    <w:uiPriority w:val="99"/>
    <w:rPr>
      <w:b/>
      <w:bCs/>
    </w:rPr>
  </w:style>
  <w:style w:type="paragraph" w:styleId="27">
    <w:name w:val="Body Text First Indent 2"/>
    <w:basedOn w:val="9"/>
    <w:semiHidden/>
    <w:qFormat/>
    <w:uiPriority w:val="0"/>
    <w:pPr>
      <w:ind w:firstLine="420"/>
    </w:p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semiHidden/>
    <w:qFormat/>
    <w:uiPriority w:val="0"/>
  </w:style>
  <w:style w:type="character" w:styleId="32">
    <w:name w:val="FollowedHyperlink"/>
    <w:semiHidden/>
    <w:qFormat/>
    <w:uiPriority w:val="0"/>
    <w:rPr>
      <w:color w:val="800080"/>
      <w:u w:val="single"/>
    </w:rPr>
  </w:style>
  <w:style w:type="character" w:styleId="33">
    <w:name w:val="Hyperlink"/>
    <w:semiHidden/>
    <w:qFormat/>
    <w:uiPriority w:val="0"/>
    <w:rPr>
      <w:color w:val="0000FF"/>
      <w:u w:val="single"/>
    </w:rPr>
  </w:style>
  <w:style w:type="character" w:styleId="34">
    <w:name w:val="HTML Code"/>
    <w:basedOn w:val="30"/>
    <w:qFormat/>
    <w:uiPriority w:val="0"/>
    <w:rPr>
      <w:rFonts w:ascii="Courier New" w:hAnsi="Courier New"/>
      <w:sz w:val="20"/>
    </w:rPr>
  </w:style>
  <w:style w:type="character" w:styleId="35">
    <w:name w:val="annotation reference"/>
    <w:basedOn w:val="30"/>
    <w:semiHidden/>
    <w:unhideWhenUsed/>
    <w:qFormat/>
    <w:uiPriority w:val="99"/>
    <w:rPr>
      <w:sz w:val="21"/>
      <w:szCs w:val="21"/>
    </w:rPr>
  </w:style>
  <w:style w:type="character" w:customStyle="1" w:styleId="36">
    <w:name w:val="apple-style-span"/>
    <w:basedOn w:val="30"/>
    <w:qFormat/>
    <w:uiPriority w:val="0"/>
  </w:style>
  <w:style w:type="paragraph" w:customStyle="1" w:styleId="37">
    <w:name w:val="正文-安居"/>
    <w:basedOn w:val="1"/>
    <w:qFormat/>
    <w:uiPriority w:val="0"/>
    <w:pPr>
      <w:topLinePunct/>
      <w:adjustRightInd w:val="0"/>
      <w:snapToGrid w:val="0"/>
      <w:ind w:left="420" w:firstLine="420"/>
    </w:pPr>
    <w:rPr>
      <w:rFonts w:ascii="仿宋_GB2312" w:eastAsia="仿宋_GB2312"/>
      <w:szCs w:val="32"/>
    </w:rPr>
  </w:style>
  <w:style w:type="character" w:customStyle="1" w:styleId="38">
    <w:name w:val="批注文字 字符"/>
    <w:basedOn w:val="30"/>
    <w:link w:val="7"/>
    <w:semiHidden/>
    <w:qFormat/>
    <w:uiPriority w:val="99"/>
    <w:rPr>
      <w:kern w:val="2"/>
      <w:sz w:val="21"/>
      <w:szCs w:val="24"/>
    </w:rPr>
  </w:style>
  <w:style w:type="character" w:customStyle="1" w:styleId="39">
    <w:name w:val="批注主题 字符"/>
    <w:basedOn w:val="38"/>
    <w:link w:val="26"/>
    <w:semiHidden/>
    <w:qFormat/>
    <w:uiPriority w:val="99"/>
    <w:rPr>
      <w:b/>
      <w:bCs/>
      <w:kern w:val="2"/>
      <w:sz w:val="21"/>
      <w:szCs w:val="24"/>
    </w:rPr>
  </w:style>
  <w:style w:type="paragraph" w:customStyle="1" w:styleId="4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33</Pages>
  <Words>16925</Words>
  <Characters>17906</Characters>
  <Lines>69</Lines>
  <Paragraphs>19</Paragraphs>
  <TotalTime>15</TotalTime>
  <ScaleCrop>false</ScaleCrop>
  <LinksUpToDate>false</LinksUpToDate>
  <CharactersWithSpaces>18077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2024-07-03T13:46:00Z</dcterms:created>
  <dc:creator>jinma</dc:creator>
  <cp:lastModifiedBy>黄刚</cp:lastModifiedBy>
  <cp:lastPrinted>2023-11-08T12:39:00Z</cp:lastPrinted>
  <dcterms:modified xsi:type="dcterms:W3CDTF">2025-09-15T06:51:19Z</dcterms:modified>
  <dc:title>银行标志</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B51967BC20294D28B8BDCFF05B9A47D0_13</vt:lpwstr>
  </property>
  <property fmtid="{D5CDD505-2E9C-101B-9397-08002B2CF9AE}" pid="4" name="KSOTemplateDocerSaveRecord">
    <vt:lpwstr>eyJoZGlkIjoiZjg5MGNiNDg3MmM5NjcwYmJlMjQxM2Q0ZmNlODA2MWYiLCJ1c2VySWQiOiI4NjAyNjg0MjgifQ==</vt:lpwstr>
  </property>
</Properties>
</file>