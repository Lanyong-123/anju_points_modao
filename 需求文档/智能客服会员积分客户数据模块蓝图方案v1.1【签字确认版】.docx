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jc w:val="center"/>
        <w:rPr>
          <w:rFonts w:hint="eastAsia" w:ascii="微软雅黑" w:hAnsi="微软雅黑" w:eastAsia="微软雅黑" w:cs="微软雅黑"/>
          <w:b/>
          <w:color w:val="1F4E79"/>
          <w:sz w:val="72"/>
          <w:lang w:val="en-US" w:eastAsia="zh-CN"/>
        </w:rPr>
      </w:pPr>
      <w:r>
        <w:rPr>
          <w:rFonts w:hint="eastAsia" w:ascii="微软雅黑" w:hAnsi="微软雅黑" w:eastAsia="微软雅黑" w:cs="微软雅黑"/>
          <w:b/>
          <w:color w:val="1F4E79"/>
          <w:sz w:val="72"/>
        </w:rPr>
        <w:t>安居</w:t>
      </w:r>
      <w:r>
        <w:rPr>
          <w:rFonts w:hint="eastAsia" w:ascii="微软雅黑" w:hAnsi="微软雅黑" w:eastAsia="微软雅黑" w:cs="微软雅黑"/>
          <w:b/>
          <w:color w:val="1F4E79"/>
          <w:sz w:val="72"/>
          <w:lang w:eastAsia="zh-CN"/>
        </w:rPr>
        <w:t>智能客服系统</w:t>
      </w:r>
      <w:r>
        <w:rPr>
          <w:rFonts w:hint="eastAsia" w:ascii="微软雅黑" w:hAnsi="微软雅黑" w:eastAsia="微软雅黑" w:cs="微软雅黑"/>
          <w:b/>
          <w:color w:val="1F4E79"/>
          <w:sz w:val="72"/>
        </w:rPr>
        <w:br w:type="textWrapping"/>
      </w:r>
      <w:r>
        <w:rPr>
          <w:rFonts w:hint="eastAsia" w:ascii="微软雅黑" w:hAnsi="微软雅黑" w:eastAsia="微软雅黑" w:cs="微软雅黑"/>
          <w:b/>
          <w:color w:val="1F4E79"/>
          <w:sz w:val="72"/>
          <w:lang w:val="en-US" w:eastAsia="zh-CN"/>
        </w:rPr>
        <w:t>会员积分客户数据模块</w:t>
      </w:r>
    </w:p>
    <w:p>
      <w:pPr>
        <w:jc w:val="center"/>
        <w:rPr>
          <w:rFonts w:hint="eastAsia" w:ascii="微软雅黑" w:hAnsi="微软雅黑" w:eastAsia="微软雅黑" w:cs="微软雅黑"/>
        </w:rPr>
      </w:pPr>
      <w:r>
        <w:rPr>
          <w:rFonts w:hint="eastAsia" w:ascii="微软雅黑" w:hAnsi="微软雅黑" w:eastAsia="微软雅黑" w:cs="微软雅黑"/>
          <w:b/>
          <w:color w:val="1F4E79"/>
          <w:sz w:val="72"/>
        </w:rPr>
        <w:t>业务蓝图方案</w:t>
      </w:r>
    </w:p>
    <w:p>
      <w:pPr>
        <w:rPr>
          <w:rFonts w:hint="eastAsia" w:ascii="微软雅黑" w:hAnsi="微软雅黑" w:eastAsia="微软雅黑" w:cs="微软雅黑"/>
        </w:rPr>
      </w:pPr>
    </w:p>
    <w:p>
      <w:pPr>
        <w:jc w:val="center"/>
        <w:rPr>
          <w:rFonts w:hint="eastAsia" w:ascii="微软雅黑" w:hAnsi="微软雅黑" w:eastAsia="微软雅黑" w:cs="微软雅黑"/>
        </w:rPr>
      </w:pPr>
      <w:r>
        <w:rPr>
          <w:rFonts w:hint="eastAsia" w:ascii="微软雅黑" w:hAnsi="微软雅黑" w:eastAsia="微软雅黑" w:cs="微软雅黑"/>
          <w:b/>
          <w:color w:val="4472C4"/>
          <w:sz w:val="40"/>
        </w:rPr>
        <w:t>V</w:t>
      </w:r>
      <w:r>
        <w:rPr>
          <w:rFonts w:hint="eastAsia" w:ascii="微软雅黑" w:hAnsi="微软雅黑" w:eastAsia="微软雅黑" w:cs="微软雅黑"/>
          <w:b/>
          <w:color w:val="4472C4"/>
          <w:sz w:val="40"/>
          <w:lang w:val="en-US" w:eastAsia="zh-CN"/>
        </w:rPr>
        <w:t>1</w:t>
      </w:r>
      <w:r>
        <w:rPr>
          <w:rFonts w:hint="eastAsia" w:ascii="微软雅黑" w:hAnsi="微软雅黑" w:eastAsia="微软雅黑" w:cs="微软雅黑"/>
          <w:b/>
          <w:color w:val="4472C4"/>
          <w:sz w:val="40"/>
        </w:rPr>
        <w:t>.</w:t>
      </w:r>
      <w:r>
        <w:rPr>
          <w:rFonts w:hint="eastAsia" w:ascii="微软雅黑" w:hAnsi="微软雅黑" w:eastAsia="微软雅黑" w:cs="微软雅黑"/>
          <w:b/>
          <w:color w:val="4472C4"/>
          <w:sz w:val="40"/>
          <w:lang w:val="en-US" w:eastAsia="zh-CN"/>
        </w:rPr>
        <w:t>2</w:t>
      </w:r>
      <w:r>
        <w:rPr>
          <w:rFonts w:hint="eastAsia" w:ascii="微软雅黑" w:hAnsi="微软雅黑" w:eastAsia="微软雅黑" w:cs="微软雅黑"/>
          <w:b/>
          <w:color w:val="4472C4"/>
          <w:sz w:val="40"/>
        </w:rPr>
        <w:t xml:space="preserve"> 需求规格版</w:t>
      </w: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jc w:val="center"/>
        <w:rPr>
          <w:rFonts w:hint="eastAsia" w:ascii="微软雅黑" w:hAnsi="微软雅黑" w:eastAsia="微软雅黑" w:cs="微软雅黑"/>
        </w:rPr>
      </w:pPr>
      <w:r>
        <w:rPr>
          <w:rFonts w:hint="eastAsia" w:ascii="微软雅黑" w:hAnsi="微软雅黑" w:eastAsia="微软雅黑" w:cs="微软雅黑"/>
          <w:sz w:val="24"/>
        </w:rPr>
        <w:t>编制单位：安居智能客服项目组</w:t>
      </w:r>
      <w:r>
        <w:rPr>
          <w:rFonts w:hint="eastAsia" w:ascii="微软雅黑" w:hAnsi="微软雅黑" w:eastAsia="微软雅黑" w:cs="微软雅黑"/>
          <w:sz w:val="24"/>
        </w:rPr>
        <w:br w:type="textWrapping"/>
      </w:r>
      <w:r>
        <w:rPr>
          <w:rFonts w:hint="eastAsia" w:ascii="微软雅黑" w:hAnsi="微软雅黑" w:eastAsia="微软雅黑" w:cs="微软雅黑"/>
          <w:sz w:val="24"/>
        </w:rPr>
        <w:t>编制日期：2026年6月</w:t>
      </w:r>
    </w:p>
    <w:p>
      <w:pPr>
        <w:pStyle w:val="3"/>
        <w:spacing w:before="280" w:after="100" w:line="293" w:lineRule="auto"/>
        <w:rPr>
          <w:rFonts w:hint="eastAsia" w:ascii="微软雅黑" w:hAnsi="微软雅黑" w:eastAsia="微软雅黑" w:cs="微软雅黑"/>
          <w:b/>
          <w:i w:val="0"/>
          <w:sz w:val="40"/>
        </w:rPr>
        <w:sectPr>
          <w:pgSz w:w="11900" w:h="16840"/>
          <w:pgMar w:top="1440" w:right="1440" w:bottom="1440" w:left="1440" w:header="708" w:footer="708" w:gutter="0"/>
          <w:pgNumType w:fmt="decimal" w:start="1"/>
          <w:cols w:space="720" w:num="1"/>
          <w:docGrid w:linePitch="360" w:charSpace="0"/>
        </w:sectPr>
      </w:pPr>
    </w:p>
    <w:p>
      <w:pPr>
        <w:jc w:val="center"/>
        <w:rPr>
          <w:rFonts w:ascii="黑体" w:eastAsia="黑体"/>
          <w:b/>
          <w:sz w:val="32"/>
          <w:szCs w:val="32"/>
        </w:rPr>
      </w:pPr>
      <w:r>
        <w:rPr>
          <w:rFonts w:hint="eastAsia" w:ascii="黑体" w:eastAsia="黑体"/>
          <w:b/>
          <w:sz w:val="32"/>
          <w:szCs w:val="32"/>
        </w:rPr>
        <w:t>文档修改记录</w:t>
      </w:r>
    </w:p>
    <w:tbl>
      <w:tblPr>
        <w:tblStyle w:val="37"/>
        <w:tblW w:w="7902" w:type="dxa"/>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fixed"/>
        <w:tblCellMar>
          <w:top w:w="0" w:type="dxa"/>
          <w:left w:w="108" w:type="dxa"/>
          <w:bottom w:w="0" w:type="dxa"/>
          <w:right w:w="108" w:type="dxa"/>
        </w:tblCellMar>
      </w:tblPr>
      <w:tblGrid>
        <w:gridCol w:w="1371"/>
        <w:gridCol w:w="3550"/>
        <w:gridCol w:w="1488"/>
        <w:gridCol w:w="1493"/>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1371" w:type="dxa"/>
            <w:vAlign w:val="center"/>
          </w:tcPr>
          <w:p>
            <w:pPr>
              <w:jc w:val="both"/>
            </w:pPr>
            <w:r>
              <w:t>版本号</w:t>
            </w:r>
          </w:p>
        </w:tc>
        <w:tc>
          <w:tcPr>
            <w:tcW w:w="3550" w:type="dxa"/>
            <w:vAlign w:val="center"/>
          </w:tcPr>
          <w:p>
            <w:pPr>
              <w:jc w:val="both"/>
            </w:pPr>
            <w:r>
              <w:rPr>
                <w:rFonts w:hint="eastAsia"/>
              </w:rPr>
              <w:t>版本</w:t>
            </w:r>
            <w:r>
              <w:t>描述</w:t>
            </w:r>
          </w:p>
        </w:tc>
        <w:tc>
          <w:tcPr>
            <w:tcW w:w="1488" w:type="dxa"/>
            <w:vAlign w:val="center"/>
          </w:tcPr>
          <w:p>
            <w:pPr>
              <w:jc w:val="both"/>
            </w:pPr>
            <w:r>
              <w:t>日期</w:t>
            </w:r>
          </w:p>
        </w:tc>
        <w:tc>
          <w:tcPr>
            <w:tcW w:w="1493" w:type="dxa"/>
            <w:vAlign w:val="center"/>
          </w:tcPr>
          <w:p>
            <w:pPr>
              <w:jc w:val="both"/>
            </w:pPr>
            <w:r>
              <w:t>备注</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trHeight w:val="301" w:hRule="atLeast"/>
          <w:jc w:val="center"/>
        </w:trPr>
        <w:tc>
          <w:tcPr>
            <w:tcW w:w="1371" w:type="dxa"/>
            <w:vAlign w:val="center"/>
          </w:tcPr>
          <w:p>
            <w:pPr>
              <w:jc w:val="both"/>
            </w:pPr>
            <w:r>
              <w:rPr>
                <w:rFonts w:hint="eastAsia"/>
              </w:rPr>
              <w:t>V1.0</w:t>
            </w:r>
          </w:p>
        </w:tc>
        <w:tc>
          <w:tcPr>
            <w:tcW w:w="3550" w:type="dxa"/>
            <w:vAlign w:val="center"/>
          </w:tcPr>
          <w:p>
            <w:pPr>
              <w:jc w:val="both"/>
              <w:rPr>
                <w:rFonts w:hint="eastAsia"/>
                <w:szCs w:val="21"/>
              </w:rPr>
            </w:pPr>
            <w:r>
              <w:rPr>
                <w:rFonts w:hint="eastAsia"/>
                <w:szCs w:val="21"/>
              </w:rPr>
              <w:t>初始编制</w:t>
            </w:r>
          </w:p>
        </w:tc>
        <w:tc>
          <w:tcPr>
            <w:tcW w:w="1488" w:type="dxa"/>
            <w:vAlign w:val="center"/>
          </w:tcPr>
          <w:p>
            <w:pPr>
              <w:jc w:val="both"/>
              <w:rPr>
                <w:rFonts w:hint="default" w:eastAsia="Songti SC"/>
                <w:lang w:val="en-US" w:eastAsia="zh-CN"/>
              </w:rPr>
            </w:pPr>
            <w:bookmarkStart w:id="0" w:name="OLE_LINK12"/>
            <w:bookmarkStart w:id="1" w:name="OLE_LINK14"/>
            <w:bookmarkStart w:id="2" w:name="OLE_LINK13"/>
            <w:r>
              <w:rPr>
                <w:rFonts w:hint="eastAsia"/>
              </w:rPr>
              <w:t>20</w:t>
            </w:r>
            <w:bookmarkEnd w:id="0"/>
            <w:bookmarkEnd w:id="1"/>
            <w:bookmarkEnd w:id="2"/>
            <w:r>
              <w:rPr>
                <w:rFonts w:hint="eastAsia"/>
              </w:rPr>
              <w:t>2</w:t>
            </w:r>
            <w:r>
              <w:rPr>
                <w:rFonts w:hint="eastAsia"/>
                <w:lang w:val="en-US" w:eastAsia="zh-CN"/>
              </w:rPr>
              <w:t>6</w:t>
            </w:r>
            <w:r>
              <w:rPr>
                <w:rFonts w:hint="eastAsia"/>
              </w:rPr>
              <w:t>-0</w:t>
            </w:r>
            <w:r>
              <w:rPr>
                <w:rFonts w:hint="eastAsia"/>
                <w:lang w:val="en-US" w:eastAsia="zh-CN"/>
              </w:rPr>
              <w:t>6</w:t>
            </w:r>
            <w:r>
              <w:rPr>
                <w:rFonts w:hint="eastAsia"/>
              </w:rPr>
              <w:t>-</w:t>
            </w:r>
            <w:r>
              <w:rPr>
                <w:rFonts w:hint="eastAsia"/>
                <w:lang w:val="en-US" w:eastAsia="zh-CN"/>
              </w:rPr>
              <w:t>01</w:t>
            </w:r>
          </w:p>
        </w:tc>
        <w:tc>
          <w:tcPr>
            <w:tcW w:w="1493" w:type="dxa"/>
            <w:vAlign w:val="center"/>
          </w:tcPr>
          <w:p>
            <w:pPr>
              <w:jc w:val="both"/>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trHeight w:val="233" w:hRule="atLeast"/>
          <w:jc w:val="center"/>
        </w:trPr>
        <w:tc>
          <w:tcPr>
            <w:tcW w:w="1371" w:type="dxa"/>
            <w:vAlign w:val="center"/>
          </w:tcPr>
          <w:p>
            <w:pPr>
              <w:jc w:val="both"/>
              <w:rPr>
                <w:rFonts w:hint="eastAsia" w:eastAsia="Songti SC"/>
                <w:lang w:val="en-US" w:eastAsia="zh-CN"/>
              </w:rPr>
            </w:pPr>
            <w:r>
              <w:rPr>
                <w:rFonts w:hint="eastAsia"/>
              </w:rPr>
              <w:t>V1.</w:t>
            </w:r>
            <w:r>
              <w:rPr>
                <w:rFonts w:hint="eastAsia"/>
                <w:lang w:val="en-US" w:eastAsia="zh-CN"/>
              </w:rPr>
              <w:t>1</w:t>
            </w:r>
          </w:p>
        </w:tc>
        <w:tc>
          <w:tcPr>
            <w:tcW w:w="3550" w:type="dxa"/>
            <w:vAlign w:val="center"/>
          </w:tcPr>
          <w:p>
            <w:pPr>
              <w:jc w:val="both"/>
              <w:rPr>
                <w:rFonts w:hint="default" w:eastAsia="Songti SC"/>
                <w:lang w:val="en-US" w:eastAsia="zh-CN"/>
              </w:rPr>
            </w:pPr>
            <w:r>
              <w:rPr>
                <w:rFonts w:hint="eastAsia"/>
                <w:szCs w:val="21"/>
                <w:lang w:val="en-US" w:eastAsia="zh-CN"/>
              </w:rPr>
              <w:t>新增业务须知模块</w:t>
            </w:r>
          </w:p>
        </w:tc>
        <w:tc>
          <w:tcPr>
            <w:tcW w:w="1488" w:type="dxa"/>
            <w:vAlign w:val="center"/>
          </w:tcPr>
          <w:p>
            <w:pPr>
              <w:jc w:val="both"/>
              <w:rPr>
                <w:rFonts w:hint="default" w:eastAsia="Songti SC"/>
                <w:lang w:val="en-US" w:eastAsia="zh-CN"/>
              </w:rPr>
            </w:pPr>
            <w:r>
              <w:rPr>
                <w:rFonts w:hint="eastAsia"/>
              </w:rPr>
              <w:t>202</w:t>
            </w:r>
            <w:r>
              <w:rPr>
                <w:rFonts w:hint="eastAsia"/>
                <w:lang w:val="en-US" w:eastAsia="zh-CN"/>
              </w:rPr>
              <w:t>6</w:t>
            </w:r>
            <w:r>
              <w:rPr>
                <w:rFonts w:hint="eastAsia"/>
              </w:rPr>
              <w:t>-0</w:t>
            </w:r>
            <w:r>
              <w:rPr>
                <w:rFonts w:hint="eastAsia"/>
                <w:lang w:val="en-US" w:eastAsia="zh-CN"/>
              </w:rPr>
              <w:t>7</w:t>
            </w:r>
            <w:r>
              <w:t>-</w:t>
            </w:r>
            <w:r>
              <w:rPr>
                <w:rFonts w:hint="eastAsia"/>
                <w:lang w:val="en-US" w:eastAsia="zh-CN"/>
              </w:rPr>
              <w:t>06</w:t>
            </w:r>
          </w:p>
        </w:tc>
        <w:tc>
          <w:tcPr>
            <w:tcW w:w="1493" w:type="dxa"/>
            <w:vAlign w:val="center"/>
          </w:tcPr>
          <w:p>
            <w:pPr>
              <w:jc w:val="both"/>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trHeight w:val="233" w:hRule="atLeast"/>
          <w:jc w:val="center"/>
        </w:trPr>
        <w:tc>
          <w:tcPr>
            <w:tcW w:w="1371" w:type="dxa"/>
            <w:shd w:val="clear" w:color="auto" w:fill="auto"/>
            <w:vAlign w:val="center"/>
          </w:tcPr>
          <w:p>
            <w:pPr>
              <w:jc w:val="both"/>
              <w:rPr>
                <w:rFonts w:hint="eastAsia" w:ascii="Times New Roman" w:hAnsi="Times New Roman" w:eastAsia="Songti SC" w:cs="Songti SC"/>
                <w:sz w:val="25"/>
                <w:szCs w:val="22"/>
                <w:lang w:val="en-US" w:eastAsia="zh-CN" w:bidi="ar-SA"/>
              </w:rPr>
            </w:pPr>
            <w:r>
              <w:rPr>
                <w:rFonts w:hint="eastAsia"/>
              </w:rPr>
              <w:t>V1.</w:t>
            </w:r>
            <w:r>
              <w:rPr>
                <w:rFonts w:hint="eastAsia"/>
                <w:lang w:val="en-US" w:eastAsia="zh-CN"/>
              </w:rPr>
              <w:t>2</w:t>
            </w:r>
          </w:p>
        </w:tc>
        <w:tc>
          <w:tcPr>
            <w:tcW w:w="3550" w:type="dxa"/>
            <w:shd w:val="clear" w:color="auto" w:fill="auto"/>
            <w:vAlign w:val="center"/>
          </w:tcPr>
          <w:p>
            <w:pPr>
              <w:jc w:val="both"/>
              <w:rPr>
                <w:rFonts w:hint="default"/>
                <w:szCs w:val="21"/>
                <w:lang w:val="en-US" w:eastAsia="zh-CN"/>
              </w:rPr>
            </w:pPr>
            <w:r>
              <w:rPr>
                <w:rFonts w:hint="eastAsia"/>
                <w:szCs w:val="21"/>
                <w:lang w:val="en-US" w:eastAsia="zh-CN"/>
              </w:rPr>
              <w:t>附录：业务评审意见</w:t>
            </w:r>
          </w:p>
          <w:p>
            <w:pPr>
              <w:jc w:val="both"/>
              <w:rPr>
                <w:rFonts w:hint="eastAsia" w:ascii="Times New Roman" w:hAnsi="Times New Roman" w:eastAsia="Songti SC" w:cs="Songti SC"/>
                <w:sz w:val="25"/>
                <w:szCs w:val="22"/>
                <w:lang w:val="en-US" w:eastAsia="zh-CN" w:bidi="ar-SA"/>
              </w:rPr>
            </w:pPr>
            <w:r>
              <w:rPr>
                <w:rFonts w:hint="eastAsia"/>
                <w:szCs w:val="21"/>
                <w:lang w:val="en-US" w:eastAsia="zh-CN"/>
              </w:rPr>
              <w:t>根据业务评审意见蓝图调整</w:t>
            </w:r>
          </w:p>
        </w:tc>
        <w:tc>
          <w:tcPr>
            <w:tcW w:w="1488" w:type="dxa"/>
            <w:shd w:val="clear" w:color="auto" w:fill="auto"/>
            <w:vAlign w:val="center"/>
          </w:tcPr>
          <w:p>
            <w:pPr>
              <w:jc w:val="both"/>
              <w:rPr>
                <w:rFonts w:hint="default" w:ascii="Times New Roman" w:hAnsi="Times New Roman" w:eastAsia="Songti SC" w:cs="Songti SC"/>
                <w:sz w:val="25"/>
                <w:szCs w:val="22"/>
                <w:lang w:val="en-US" w:eastAsia="zh-CN" w:bidi="ar-SA"/>
              </w:rPr>
            </w:pPr>
            <w:r>
              <w:rPr>
                <w:rFonts w:hint="eastAsia"/>
              </w:rPr>
              <w:t>202</w:t>
            </w:r>
            <w:r>
              <w:rPr>
                <w:rFonts w:hint="eastAsia"/>
                <w:lang w:val="en-US" w:eastAsia="zh-CN"/>
              </w:rPr>
              <w:t>6</w:t>
            </w:r>
            <w:r>
              <w:rPr>
                <w:rFonts w:hint="eastAsia"/>
              </w:rPr>
              <w:t>-0</w:t>
            </w:r>
            <w:r>
              <w:rPr>
                <w:rFonts w:hint="eastAsia"/>
                <w:lang w:val="en-US" w:eastAsia="zh-CN"/>
              </w:rPr>
              <w:t>7</w:t>
            </w:r>
            <w:r>
              <w:t>-</w:t>
            </w:r>
            <w:r>
              <w:rPr>
                <w:rFonts w:hint="eastAsia"/>
                <w:lang w:val="en-US" w:eastAsia="zh-CN"/>
              </w:rPr>
              <w:t>13</w:t>
            </w:r>
          </w:p>
        </w:tc>
        <w:tc>
          <w:tcPr>
            <w:tcW w:w="1493" w:type="dxa"/>
            <w:shd w:val="clear" w:color="auto" w:fill="auto"/>
            <w:vAlign w:val="center"/>
          </w:tcPr>
          <w:p>
            <w:pPr>
              <w:jc w:val="both"/>
              <w:rPr>
                <w:rFonts w:ascii="Times New Roman" w:hAnsi="Times New Roman" w:eastAsia="Songti SC" w:cs="Songti SC"/>
                <w:sz w:val="25"/>
                <w:szCs w:val="22"/>
                <w:lang w:val="en-US" w:eastAsia="en-US" w:bidi="ar-SA"/>
              </w:rPr>
            </w:pPr>
          </w:p>
        </w:tc>
      </w:tr>
    </w:tbl>
    <w:p>
      <w:pPr>
        <w:rPr>
          <w:rFonts w:hint="eastAsia" w:ascii="微软雅黑" w:hAnsi="微软雅黑" w:eastAsia="微软雅黑" w:cs="微软雅黑"/>
          <w:b/>
          <w:i w:val="0"/>
          <w:sz w:val="40"/>
        </w:rPr>
      </w:pPr>
    </w:p>
    <w:p>
      <w:pPr>
        <w:pStyle w:val="19"/>
        <w:rPr>
          <w:rFonts w:hint="eastAsia" w:ascii="微软雅黑" w:hAnsi="微软雅黑" w:eastAsia="微软雅黑" w:cs="微软雅黑"/>
          <w:b/>
          <w:i w:val="0"/>
          <w:sz w:val="40"/>
        </w:rPr>
      </w:pPr>
    </w:p>
    <w:p>
      <w:pPr>
        <w:rPr>
          <w:rFonts w:hint="eastAsia" w:ascii="微软雅黑" w:hAnsi="微软雅黑" w:eastAsia="微软雅黑" w:cs="微软雅黑"/>
          <w:b/>
          <w:i w:val="0"/>
          <w:sz w:val="40"/>
        </w:rPr>
      </w:pPr>
    </w:p>
    <w:p>
      <w:pPr>
        <w:pStyle w:val="19"/>
        <w:rPr>
          <w:rFonts w:hint="eastAsia" w:ascii="微软雅黑" w:hAnsi="微软雅黑" w:eastAsia="微软雅黑" w:cs="微软雅黑"/>
          <w:b/>
          <w:i w:val="0"/>
          <w:sz w:val="40"/>
        </w:rPr>
      </w:pPr>
    </w:p>
    <w:p>
      <w:pPr>
        <w:rPr>
          <w:rFonts w:hint="eastAsia" w:ascii="微软雅黑" w:hAnsi="微软雅黑" w:eastAsia="微软雅黑" w:cs="微软雅黑"/>
          <w:b/>
          <w:i w:val="0"/>
          <w:sz w:val="40"/>
        </w:rPr>
      </w:pPr>
    </w:p>
    <w:p>
      <w:pPr>
        <w:pStyle w:val="19"/>
        <w:rPr>
          <w:rFonts w:hint="eastAsia"/>
        </w:rPr>
      </w:pPr>
    </w:p>
    <w:p>
      <w:pPr>
        <w:rPr>
          <w:rFonts w:hint="eastAsia"/>
        </w:rPr>
      </w:pPr>
    </w:p>
    <w:p>
      <w:pPr>
        <w:pStyle w:val="19"/>
        <w:rPr>
          <w:rFonts w:hint="eastAsia"/>
        </w:rPr>
      </w:pPr>
    </w:p>
    <w:p>
      <w:pPr>
        <w:rPr>
          <w:rFonts w:hint="eastAsia"/>
        </w:rPr>
      </w:pPr>
    </w:p>
    <w:p>
      <w:pPr>
        <w:pStyle w:val="19"/>
        <w:rPr>
          <w:rFonts w:hint="eastAsia"/>
        </w:rPr>
      </w:pPr>
    </w:p>
    <w:p>
      <w:pPr>
        <w:rPr>
          <w:rFonts w:hint="eastAsia"/>
        </w:rPr>
      </w:pPr>
      <w:r>
        <w:rPr>
          <w:rFonts w:hint="eastAsia"/>
        </w:rPr>
        <w:br w:type="page"/>
      </w:r>
    </w:p>
    <w:p>
      <w:pPr>
        <w:pStyle w:val="27"/>
        <w:tabs>
          <w:tab w:val="right" w:leader="dot" w:pos="9360"/>
        </w:tabs>
        <w:jc w:val="center"/>
        <w:rPr>
          <w:rFonts w:hint="eastAsia" w:ascii="微软雅黑" w:hAnsi="微软雅黑" w:eastAsia="微软雅黑" w:cs="微软雅黑"/>
          <w:sz w:val="48"/>
          <w:szCs w:val="48"/>
          <w:lang w:val="en-US" w:eastAsia="zh-CN"/>
        </w:rPr>
      </w:pPr>
      <w:r>
        <w:rPr>
          <w:rFonts w:hint="eastAsia" w:ascii="微软雅黑" w:hAnsi="微软雅黑" w:eastAsia="微软雅黑" w:cs="微软雅黑"/>
          <w:sz w:val="48"/>
          <w:szCs w:val="48"/>
          <w:lang w:val="en-US" w:eastAsia="zh-CN"/>
        </w:rPr>
        <w:t>目录</w:t>
      </w:r>
    </w:p>
    <w:p>
      <w:pPr>
        <w:pStyle w:val="27"/>
        <w:tabs>
          <w:tab w:val="right" w:leader="dot" w:pos="9020"/>
        </w:tabs>
      </w:pPr>
      <w:r>
        <w:fldChar w:fldCharType="begin"/>
      </w:r>
      <w:r>
        <w:instrText xml:space="preserve">TOC \o "1-4" \h \u </w:instrText>
      </w:r>
      <w:r>
        <w:fldChar w:fldCharType="separate"/>
      </w:r>
      <w:r>
        <w:fldChar w:fldCharType="begin"/>
      </w:r>
      <w:r>
        <w:instrText xml:space="preserve"> HYPERLINK \l _Toc523505776 </w:instrText>
      </w:r>
      <w:r>
        <w:fldChar w:fldCharType="separate"/>
      </w:r>
      <w:r>
        <w:rPr>
          <w:rFonts w:hint="eastAsia" w:ascii="微软雅黑" w:hAnsi="微软雅黑" w:eastAsia="微软雅黑" w:cs="微软雅黑"/>
          <w:i w:val="0"/>
        </w:rPr>
        <w:t>1. 文档介绍</w:t>
      </w:r>
      <w:r>
        <w:tab/>
      </w:r>
      <w:r>
        <w:fldChar w:fldCharType="begin"/>
      </w:r>
      <w:r>
        <w:instrText xml:space="preserve"> PAGEREF _Toc523505776 \h </w:instrText>
      </w:r>
      <w:r>
        <w:fldChar w:fldCharType="separate"/>
      </w:r>
      <w:r>
        <w:t>5</w:t>
      </w:r>
      <w:r>
        <w:fldChar w:fldCharType="end"/>
      </w:r>
      <w:r>
        <w:fldChar w:fldCharType="end"/>
      </w:r>
    </w:p>
    <w:p>
      <w:pPr>
        <w:pStyle w:val="31"/>
        <w:tabs>
          <w:tab w:val="right" w:leader="dot" w:pos="9020"/>
        </w:tabs>
      </w:pPr>
      <w:r>
        <w:fldChar w:fldCharType="begin"/>
      </w:r>
      <w:r>
        <w:instrText xml:space="preserve"> HYPERLINK \l _Toc321075473 </w:instrText>
      </w:r>
      <w:r>
        <w:fldChar w:fldCharType="separate"/>
      </w:r>
      <w:r>
        <w:rPr>
          <w:rFonts w:hint="eastAsia" w:ascii="微软雅黑" w:hAnsi="微软雅黑" w:eastAsia="微软雅黑" w:cs="微软雅黑"/>
          <w:i w:val="0"/>
        </w:rPr>
        <w:t>1.1. 读者对象</w:t>
      </w:r>
      <w:r>
        <w:tab/>
      </w:r>
      <w:r>
        <w:fldChar w:fldCharType="begin"/>
      </w:r>
      <w:r>
        <w:instrText xml:space="preserve"> PAGEREF _Toc321075473 \h </w:instrText>
      </w:r>
      <w:r>
        <w:fldChar w:fldCharType="separate"/>
      </w:r>
      <w:r>
        <w:t>5</w:t>
      </w:r>
      <w:r>
        <w:fldChar w:fldCharType="end"/>
      </w:r>
      <w:r>
        <w:fldChar w:fldCharType="end"/>
      </w:r>
    </w:p>
    <w:p>
      <w:pPr>
        <w:pStyle w:val="31"/>
        <w:tabs>
          <w:tab w:val="right" w:leader="dot" w:pos="9020"/>
        </w:tabs>
      </w:pPr>
      <w:r>
        <w:fldChar w:fldCharType="begin"/>
      </w:r>
      <w:r>
        <w:instrText xml:space="preserve"> HYPERLINK \l _Toc1836553447 </w:instrText>
      </w:r>
      <w:r>
        <w:fldChar w:fldCharType="separate"/>
      </w:r>
      <w:r>
        <w:rPr>
          <w:rFonts w:hint="eastAsia" w:ascii="微软雅黑" w:hAnsi="微软雅黑" w:eastAsia="微软雅黑" w:cs="微软雅黑"/>
          <w:i w:val="0"/>
        </w:rPr>
        <w:t>1.2. 术语与缩写解释</w:t>
      </w:r>
      <w:r>
        <w:tab/>
      </w:r>
      <w:r>
        <w:fldChar w:fldCharType="begin"/>
      </w:r>
      <w:r>
        <w:instrText xml:space="preserve"> PAGEREF _Toc1836553447 \h </w:instrText>
      </w:r>
      <w:r>
        <w:fldChar w:fldCharType="separate"/>
      </w:r>
      <w:r>
        <w:t>5</w:t>
      </w:r>
      <w:r>
        <w:fldChar w:fldCharType="end"/>
      </w:r>
      <w:r>
        <w:fldChar w:fldCharType="end"/>
      </w:r>
    </w:p>
    <w:p>
      <w:pPr>
        <w:pStyle w:val="27"/>
        <w:tabs>
          <w:tab w:val="right" w:leader="dot" w:pos="9020"/>
        </w:tabs>
      </w:pPr>
      <w:r>
        <w:fldChar w:fldCharType="begin"/>
      </w:r>
      <w:r>
        <w:instrText xml:space="preserve"> HYPERLINK \l _Toc1171325398 </w:instrText>
      </w:r>
      <w:r>
        <w:fldChar w:fldCharType="separate"/>
      </w:r>
      <w:r>
        <w:rPr>
          <w:rFonts w:hint="eastAsia" w:ascii="微软雅黑" w:hAnsi="微软雅黑" w:eastAsia="微软雅黑" w:cs="微软雅黑"/>
          <w:i w:val="0"/>
        </w:rPr>
        <w:t xml:space="preserve">2. </w:t>
      </w:r>
      <w:r>
        <w:rPr>
          <w:rFonts w:hint="eastAsia" w:ascii="微软雅黑" w:hAnsi="微软雅黑" w:eastAsia="微软雅黑" w:cs="微软雅黑"/>
          <w:i w:val="0"/>
          <w:lang w:val="en-US" w:eastAsia="zh-CN"/>
        </w:rPr>
        <w:t>业务须知</w:t>
      </w:r>
      <w:r>
        <w:tab/>
      </w:r>
      <w:r>
        <w:fldChar w:fldCharType="begin"/>
      </w:r>
      <w:r>
        <w:instrText xml:space="preserve"> PAGEREF _Toc1171325398 \h </w:instrText>
      </w:r>
      <w:r>
        <w:fldChar w:fldCharType="separate"/>
      </w:r>
      <w:r>
        <w:t>6</w:t>
      </w:r>
      <w:r>
        <w:fldChar w:fldCharType="end"/>
      </w:r>
      <w:r>
        <w:fldChar w:fldCharType="end"/>
      </w:r>
    </w:p>
    <w:p>
      <w:pPr>
        <w:pStyle w:val="31"/>
        <w:tabs>
          <w:tab w:val="right" w:leader="dot" w:pos="9020"/>
        </w:tabs>
      </w:pPr>
      <w:r>
        <w:fldChar w:fldCharType="begin"/>
      </w:r>
      <w:r>
        <w:instrText xml:space="preserve"> HYPERLINK \l _Toc483372137 </w:instrText>
      </w:r>
      <w:r>
        <w:fldChar w:fldCharType="separate"/>
      </w:r>
      <w:r>
        <w:rPr>
          <w:rFonts w:hint="default" w:ascii="微软雅黑" w:hAnsi="微软雅黑" w:eastAsia="微软雅黑" w:cs="微软雅黑"/>
          <w:i w:val="0"/>
          <w:lang w:val="en-US" w:eastAsia="zh-CN"/>
        </w:rPr>
        <w:t xml:space="preserve">2.1. </w:t>
      </w:r>
      <w:r>
        <w:rPr>
          <w:rFonts w:hint="eastAsia" w:ascii="微软雅黑" w:hAnsi="微软雅黑" w:eastAsia="微软雅黑" w:cs="微软雅黑"/>
          <w:i w:val="0"/>
          <w:lang w:val="en-US" w:eastAsia="zh-CN"/>
        </w:rPr>
        <w:t>会员积分模块业务关系表</w:t>
      </w:r>
      <w:r>
        <w:tab/>
      </w:r>
      <w:r>
        <w:fldChar w:fldCharType="begin"/>
      </w:r>
      <w:r>
        <w:instrText xml:space="preserve"> PAGEREF _Toc483372137 \h </w:instrText>
      </w:r>
      <w:r>
        <w:fldChar w:fldCharType="separate"/>
      </w:r>
      <w:r>
        <w:t>6</w:t>
      </w:r>
      <w:r>
        <w:fldChar w:fldCharType="end"/>
      </w:r>
      <w:r>
        <w:fldChar w:fldCharType="end"/>
      </w:r>
    </w:p>
    <w:p>
      <w:pPr>
        <w:pStyle w:val="31"/>
        <w:tabs>
          <w:tab w:val="right" w:leader="dot" w:pos="9020"/>
        </w:tabs>
      </w:pPr>
      <w:r>
        <w:fldChar w:fldCharType="begin"/>
      </w:r>
      <w:r>
        <w:instrText xml:space="preserve"> HYPERLINK \l _Toc104869958 </w:instrText>
      </w:r>
      <w:r>
        <w:fldChar w:fldCharType="separate"/>
      </w:r>
      <w:r>
        <w:rPr>
          <w:rFonts w:hint="default" w:ascii="微软雅黑" w:hAnsi="微软雅黑" w:eastAsia="微软雅黑" w:cs="微软雅黑"/>
        </w:rPr>
        <w:t xml:space="preserve">2.2. </w:t>
      </w:r>
      <w:r>
        <w:rPr>
          <w:rFonts w:hint="eastAsia" w:ascii="微软雅黑" w:hAnsi="微软雅黑" w:eastAsia="微软雅黑" w:cs="微软雅黑"/>
          <w:i w:val="0"/>
          <w:lang w:val="en-US" w:eastAsia="zh-CN"/>
        </w:rPr>
        <w:t>会员积分模块现有业务系统边界</w:t>
      </w:r>
      <w:r>
        <w:tab/>
      </w:r>
      <w:r>
        <w:fldChar w:fldCharType="begin"/>
      </w:r>
      <w:r>
        <w:instrText xml:space="preserve"> PAGEREF _Toc104869958 \h </w:instrText>
      </w:r>
      <w:r>
        <w:fldChar w:fldCharType="separate"/>
      </w:r>
      <w:r>
        <w:t>7</w:t>
      </w:r>
      <w:r>
        <w:fldChar w:fldCharType="end"/>
      </w:r>
      <w:r>
        <w:fldChar w:fldCharType="end"/>
      </w:r>
    </w:p>
    <w:p>
      <w:pPr>
        <w:pStyle w:val="27"/>
        <w:tabs>
          <w:tab w:val="right" w:leader="dot" w:pos="9020"/>
        </w:tabs>
      </w:pPr>
      <w:r>
        <w:fldChar w:fldCharType="begin"/>
      </w:r>
      <w:r>
        <w:instrText xml:space="preserve"> HYPERLINK \l _Toc1612793566 </w:instrText>
      </w:r>
      <w:r>
        <w:fldChar w:fldCharType="separate"/>
      </w:r>
      <w:r>
        <w:rPr>
          <w:rFonts w:hint="eastAsia" w:ascii="微软雅黑" w:hAnsi="微软雅黑" w:eastAsia="微软雅黑" w:cs="微软雅黑"/>
          <w:i w:val="0"/>
        </w:rPr>
        <w:t>3. 项目范围</w:t>
      </w:r>
      <w:r>
        <w:tab/>
      </w:r>
      <w:r>
        <w:fldChar w:fldCharType="begin"/>
      </w:r>
      <w:r>
        <w:instrText xml:space="preserve"> PAGEREF _Toc1612793566 \h </w:instrText>
      </w:r>
      <w:r>
        <w:fldChar w:fldCharType="separate"/>
      </w:r>
      <w:r>
        <w:t>8</w:t>
      </w:r>
      <w:r>
        <w:fldChar w:fldCharType="end"/>
      </w:r>
      <w:r>
        <w:fldChar w:fldCharType="end"/>
      </w:r>
    </w:p>
    <w:p>
      <w:pPr>
        <w:pStyle w:val="31"/>
        <w:tabs>
          <w:tab w:val="right" w:leader="dot" w:pos="9020"/>
        </w:tabs>
      </w:pPr>
      <w:r>
        <w:fldChar w:fldCharType="begin"/>
      </w:r>
      <w:r>
        <w:instrText xml:space="preserve"> HYPERLINK \l _Toc682871328 </w:instrText>
      </w:r>
      <w:r>
        <w:fldChar w:fldCharType="separate"/>
      </w:r>
      <w:r>
        <w:rPr>
          <w:rFonts w:hint="eastAsia" w:ascii="微软雅黑" w:hAnsi="微软雅黑" w:eastAsia="微软雅黑" w:cs="微软雅黑"/>
          <w:i w:val="0"/>
        </w:rPr>
        <w:t>3.1. 项目概述</w:t>
      </w:r>
      <w:r>
        <w:tab/>
      </w:r>
      <w:r>
        <w:fldChar w:fldCharType="begin"/>
      </w:r>
      <w:r>
        <w:instrText xml:space="preserve"> PAGEREF _Toc682871328 \h </w:instrText>
      </w:r>
      <w:r>
        <w:fldChar w:fldCharType="separate"/>
      </w:r>
      <w:r>
        <w:t>8</w:t>
      </w:r>
      <w:r>
        <w:fldChar w:fldCharType="end"/>
      </w:r>
      <w:r>
        <w:fldChar w:fldCharType="end"/>
      </w:r>
    </w:p>
    <w:p>
      <w:pPr>
        <w:pStyle w:val="24"/>
        <w:tabs>
          <w:tab w:val="right" w:leader="dot" w:pos="9020"/>
        </w:tabs>
      </w:pPr>
      <w:r>
        <w:fldChar w:fldCharType="begin"/>
      </w:r>
      <w:r>
        <w:instrText xml:space="preserve"> HYPERLINK \l _Toc865800128 </w:instrText>
      </w:r>
      <w:r>
        <w:fldChar w:fldCharType="separate"/>
      </w:r>
      <w:r>
        <w:rPr>
          <w:rFonts w:hint="eastAsia" w:ascii="微软雅黑" w:hAnsi="微软雅黑" w:eastAsia="微软雅黑" w:cs="微软雅黑"/>
          <w:i w:val="0"/>
        </w:rPr>
        <w:t>3.1.1. 项目目标</w:t>
      </w:r>
      <w:r>
        <w:tab/>
      </w:r>
      <w:r>
        <w:fldChar w:fldCharType="begin"/>
      </w:r>
      <w:r>
        <w:instrText xml:space="preserve"> PAGEREF _Toc865800128 \h </w:instrText>
      </w:r>
      <w:r>
        <w:fldChar w:fldCharType="separate"/>
      </w:r>
      <w:r>
        <w:t>8</w:t>
      </w:r>
      <w:r>
        <w:fldChar w:fldCharType="end"/>
      </w:r>
      <w:r>
        <w:fldChar w:fldCharType="end"/>
      </w:r>
    </w:p>
    <w:p>
      <w:pPr>
        <w:pStyle w:val="24"/>
        <w:tabs>
          <w:tab w:val="right" w:leader="dot" w:pos="9020"/>
        </w:tabs>
      </w:pPr>
      <w:r>
        <w:fldChar w:fldCharType="begin"/>
      </w:r>
      <w:r>
        <w:instrText xml:space="preserve"> HYPERLINK \l _Toc153559224 </w:instrText>
      </w:r>
      <w:r>
        <w:fldChar w:fldCharType="separate"/>
      </w:r>
      <w:r>
        <w:rPr>
          <w:rFonts w:hint="eastAsia" w:ascii="微软雅黑" w:hAnsi="微软雅黑" w:eastAsia="微软雅黑" w:cs="微软雅黑"/>
          <w:i w:val="0"/>
        </w:rPr>
        <w:t>3.1.2. 总体业务范围</w:t>
      </w:r>
      <w:r>
        <w:tab/>
      </w:r>
      <w:r>
        <w:fldChar w:fldCharType="begin"/>
      </w:r>
      <w:r>
        <w:instrText xml:space="preserve"> PAGEREF _Toc153559224 \h </w:instrText>
      </w:r>
      <w:r>
        <w:fldChar w:fldCharType="separate"/>
      </w:r>
      <w:r>
        <w:t>8</w:t>
      </w:r>
      <w:r>
        <w:fldChar w:fldCharType="end"/>
      </w:r>
      <w:r>
        <w:fldChar w:fldCharType="end"/>
      </w:r>
    </w:p>
    <w:p>
      <w:pPr>
        <w:pStyle w:val="31"/>
        <w:tabs>
          <w:tab w:val="right" w:leader="dot" w:pos="9020"/>
        </w:tabs>
      </w:pPr>
      <w:r>
        <w:fldChar w:fldCharType="begin"/>
      </w:r>
      <w:r>
        <w:instrText xml:space="preserve"> HYPERLINK \l _Toc1742017721 </w:instrText>
      </w:r>
      <w:r>
        <w:fldChar w:fldCharType="separate"/>
      </w:r>
      <w:r>
        <w:rPr>
          <w:rFonts w:hint="eastAsia" w:ascii="微软雅黑" w:hAnsi="微软雅黑" w:eastAsia="微软雅黑" w:cs="微软雅黑"/>
          <w:i w:val="0"/>
        </w:rPr>
        <w:t>3.2. 用户定义</w:t>
      </w:r>
      <w:r>
        <w:tab/>
      </w:r>
      <w:r>
        <w:fldChar w:fldCharType="begin"/>
      </w:r>
      <w:r>
        <w:instrText xml:space="preserve"> PAGEREF _Toc1742017721 \h </w:instrText>
      </w:r>
      <w:r>
        <w:fldChar w:fldCharType="separate"/>
      </w:r>
      <w:r>
        <w:t>9</w:t>
      </w:r>
      <w:r>
        <w:fldChar w:fldCharType="end"/>
      </w:r>
      <w:r>
        <w:fldChar w:fldCharType="end"/>
      </w:r>
    </w:p>
    <w:p>
      <w:pPr>
        <w:pStyle w:val="31"/>
        <w:tabs>
          <w:tab w:val="right" w:leader="dot" w:pos="9020"/>
        </w:tabs>
      </w:pPr>
      <w:r>
        <w:fldChar w:fldCharType="begin"/>
      </w:r>
      <w:r>
        <w:instrText xml:space="preserve"> HYPERLINK \l _Toc1447277296 </w:instrText>
      </w:r>
      <w:r>
        <w:fldChar w:fldCharType="separate"/>
      </w:r>
      <w:r>
        <w:rPr>
          <w:rFonts w:hint="eastAsia" w:ascii="微软雅黑" w:hAnsi="微软雅黑" w:eastAsia="微软雅黑" w:cs="微软雅黑"/>
          <w:i w:val="0"/>
        </w:rPr>
        <w:t>3.3. 系统总体设计</w:t>
      </w:r>
      <w:r>
        <w:tab/>
      </w:r>
      <w:r>
        <w:fldChar w:fldCharType="begin"/>
      </w:r>
      <w:r>
        <w:instrText xml:space="preserve"> PAGEREF _Toc1447277296 \h </w:instrText>
      </w:r>
      <w:r>
        <w:fldChar w:fldCharType="separate"/>
      </w:r>
      <w:r>
        <w:t>9</w:t>
      </w:r>
      <w:r>
        <w:fldChar w:fldCharType="end"/>
      </w:r>
      <w:r>
        <w:fldChar w:fldCharType="end"/>
      </w:r>
    </w:p>
    <w:p>
      <w:pPr>
        <w:pStyle w:val="24"/>
        <w:tabs>
          <w:tab w:val="right" w:leader="dot" w:pos="9020"/>
        </w:tabs>
      </w:pPr>
      <w:r>
        <w:fldChar w:fldCharType="begin"/>
      </w:r>
      <w:r>
        <w:instrText xml:space="preserve"> HYPERLINK \l _Toc1989727950 </w:instrText>
      </w:r>
      <w:r>
        <w:fldChar w:fldCharType="separate"/>
      </w:r>
      <w:r>
        <w:rPr>
          <w:rFonts w:hint="eastAsia" w:ascii="微软雅黑" w:hAnsi="微软雅黑" w:eastAsia="微软雅黑" w:cs="微软雅黑"/>
          <w:i w:val="0"/>
        </w:rPr>
        <w:t>3.3.1. 总体架构设计</w:t>
      </w:r>
      <w:r>
        <w:tab/>
      </w:r>
      <w:r>
        <w:fldChar w:fldCharType="begin"/>
      </w:r>
      <w:r>
        <w:instrText xml:space="preserve"> PAGEREF _Toc1989727950 \h </w:instrText>
      </w:r>
      <w:r>
        <w:fldChar w:fldCharType="separate"/>
      </w:r>
      <w:r>
        <w:t>9</w:t>
      </w:r>
      <w:r>
        <w:fldChar w:fldCharType="end"/>
      </w:r>
      <w:r>
        <w:fldChar w:fldCharType="end"/>
      </w:r>
    </w:p>
    <w:p>
      <w:pPr>
        <w:pStyle w:val="24"/>
        <w:tabs>
          <w:tab w:val="right" w:leader="dot" w:pos="9020"/>
        </w:tabs>
      </w:pPr>
      <w:r>
        <w:fldChar w:fldCharType="begin"/>
      </w:r>
      <w:r>
        <w:instrText xml:space="preserve"> HYPERLINK \l _Toc742304566 </w:instrText>
      </w:r>
      <w:r>
        <w:fldChar w:fldCharType="separate"/>
      </w:r>
      <w:r>
        <w:rPr>
          <w:rFonts w:hint="eastAsia" w:ascii="微软雅黑" w:hAnsi="微软雅黑" w:eastAsia="微软雅黑" w:cs="微软雅黑"/>
          <w:i w:val="0"/>
        </w:rPr>
        <w:t>3.3.2. 产品形态</w:t>
      </w:r>
      <w:r>
        <w:tab/>
      </w:r>
      <w:r>
        <w:fldChar w:fldCharType="begin"/>
      </w:r>
      <w:r>
        <w:instrText xml:space="preserve"> PAGEREF _Toc742304566 \h </w:instrText>
      </w:r>
      <w:r>
        <w:fldChar w:fldCharType="separate"/>
      </w:r>
      <w:r>
        <w:t>11</w:t>
      </w:r>
      <w:r>
        <w:fldChar w:fldCharType="end"/>
      </w:r>
      <w:r>
        <w:fldChar w:fldCharType="end"/>
      </w:r>
    </w:p>
    <w:p>
      <w:pPr>
        <w:pStyle w:val="28"/>
        <w:tabs>
          <w:tab w:val="right" w:leader="dot" w:pos="9020"/>
        </w:tabs>
      </w:pPr>
      <w:r>
        <w:fldChar w:fldCharType="begin"/>
      </w:r>
      <w:r>
        <w:instrText xml:space="preserve"> HYPERLINK \l _Toc1180335339 </w:instrText>
      </w:r>
      <w:r>
        <w:fldChar w:fldCharType="separate"/>
      </w:r>
      <w:r>
        <w:rPr>
          <w:rFonts w:hint="eastAsia" w:ascii="微软雅黑" w:hAnsi="微软雅黑" w:eastAsia="微软雅黑" w:cs="微软雅黑"/>
          <w:i w:val="0"/>
        </w:rPr>
        <w:t>3.3.2.1. 管理WEB端</w:t>
      </w:r>
      <w:r>
        <w:tab/>
      </w:r>
      <w:r>
        <w:fldChar w:fldCharType="begin"/>
      </w:r>
      <w:r>
        <w:instrText xml:space="preserve"> PAGEREF _Toc1180335339 \h </w:instrText>
      </w:r>
      <w:r>
        <w:fldChar w:fldCharType="separate"/>
      </w:r>
      <w:r>
        <w:t>11</w:t>
      </w:r>
      <w:r>
        <w:fldChar w:fldCharType="end"/>
      </w:r>
      <w:r>
        <w:fldChar w:fldCharType="end"/>
      </w:r>
    </w:p>
    <w:p>
      <w:pPr>
        <w:pStyle w:val="28"/>
        <w:tabs>
          <w:tab w:val="right" w:leader="dot" w:pos="9020"/>
        </w:tabs>
      </w:pPr>
      <w:r>
        <w:fldChar w:fldCharType="begin"/>
      </w:r>
      <w:r>
        <w:instrText xml:space="preserve"> HYPERLINK \l _Toc1589595234 </w:instrText>
      </w:r>
      <w:r>
        <w:fldChar w:fldCharType="separate"/>
      </w:r>
      <w:r>
        <w:rPr>
          <w:rFonts w:hint="eastAsia" w:ascii="微软雅黑" w:hAnsi="微软雅黑" w:eastAsia="微软雅黑" w:cs="微软雅黑"/>
          <w:i w:val="0"/>
        </w:rPr>
        <w:t>3.3.2.2. 会员中心小程序</w:t>
      </w:r>
      <w:r>
        <w:tab/>
      </w:r>
      <w:r>
        <w:fldChar w:fldCharType="begin"/>
      </w:r>
      <w:r>
        <w:instrText xml:space="preserve"> PAGEREF _Toc1589595234 \h </w:instrText>
      </w:r>
      <w:r>
        <w:fldChar w:fldCharType="separate"/>
      </w:r>
      <w:r>
        <w:t>11</w:t>
      </w:r>
      <w:r>
        <w:fldChar w:fldCharType="end"/>
      </w:r>
      <w:r>
        <w:fldChar w:fldCharType="end"/>
      </w:r>
    </w:p>
    <w:p>
      <w:pPr>
        <w:pStyle w:val="24"/>
        <w:tabs>
          <w:tab w:val="right" w:leader="dot" w:pos="9020"/>
        </w:tabs>
      </w:pPr>
      <w:r>
        <w:fldChar w:fldCharType="begin"/>
      </w:r>
      <w:r>
        <w:instrText xml:space="preserve"> HYPERLINK \l _Toc1630529158 </w:instrText>
      </w:r>
      <w:r>
        <w:fldChar w:fldCharType="separate"/>
      </w:r>
      <w:r>
        <w:rPr>
          <w:rFonts w:hint="eastAsia" w:ascii="微软雅黑" w:hAnsi="微软雅黑" w:eastAsia="微软雅黑" w:cs="微软雅黑"/>
          <w:i w:val="0"/>
        </w:rPr>
        <w:t>3.3.3. 总体设计原则</w:t>
      </w:r>
      <w:r>
        <w:tab/>
      </w:r>
      <w:r>
        <w:fldChar w:fldCharType="begin"/>
      </w:r>
      <w:r>
        <w:instrText xml:space="preserve"> PAGEREF _Toc1630529158 \h </w:instrText>
      </w:r>
      <w:r>
        <w:fldChar w:fldCharType="separate"/>
      </w:r>
      <w:r>
        <w:t>12</w:t>
      </w:r>
      <w:r>
        <w:fldChar w:fldCharType="end"/>
      </w:r>
      <w:r>
        <w:fldChar w:fldCharType="end"/>
      </w:r>
    </w:p>
    <w:p>
      <w:pPr>
        <w:pStyle w:val="31"/>
        <w:tabs>
          <w:tab w:val="right" w:leader="dot" w:pos="9020"/>
        </w:tabs>
      </w:pPr>
      <w:r>
        <w:fldChar w:fldCharType="begin"/>
      </w:r>
      <w:r>
        <w:instrText xml:space="preserve"> HYPERLINK \l _Toc264739139 </w:instrText>
      </w:r>
      <w:r>
        <w:fldChar w:fldCharType="separate"/>
      </w:r>
      <w:r>
        <w:rPr>
          <w:rFonts w:hint="eastAsia" w:ascii="微软雅黑" w:hAnsi="微软雅黑" w:eastAsia="微软雅黑" w:cs="微软雅黑"/>
          <w:i w:val="0"/>
        </w:rPr>
        <w:t>3.4. 系统模块</w:t>
      </w:r>
      <w:r>
        <w:tab/>
      </w:r>
      <w:r>
        <w:fldChar w:fldCharType="begin"/>
      </w:r>
      <w:r>
        <w:instrText xml:space="preserve"> PAGEREF _Toc264739139 \h </w:instrText>
      </w:r>
      <w:r>
        <w:fldChar w:fldCharType="separate"/>
      </w:r>
      <w:r>
        <w:t>12</w:t>
      </w:r>
      <w:r>
        <w:fldChar w:fldCharType="end"/>
      </w:r>
      <w:r>
        <w:fldChar w:fldCharType="end"/>
      </w:r>
    </w:p>
    <w:p>
      <w:pPr>
        <w:pStyle w:val="24"/>
        <w:tabs>
          <w:tab w:val="right" w:leader="dot" w:pos="9020"/>
        </w:tabs>
      </w:pPr>
      <w:r>
        <w:fldChar w:fldCharType="begin"/>
      </w:r>
      <w:r>
        <w:instrText xml:space="preserve"> HYPERLINK \l _Toc2032076236 </w:instrText>
      </w:r>
      <w:r>
        <w:fldChar w:fldCharType="separate"/>
      </w:r>
      <w:r>
        <w:rPr>
          <w:rFonts w:hint="eastAsia" w:ascii="微软雅黑" w:hAnsi="微软雅黑" w:eastAsia="微软雅黑" w:cs="微软雅黑"/>
          <w:i w:val="0"/>
        </w:rPr>
        <w:t>3.4.1. 会员与积分管理</w:t>
      </w:r>
      <w:r>
        <w:tab/>
      </w:r>
      <w:r>
        <w:fldChar w:fldCharType="begin"/>
      </w:r>
      <w:r>
        <w:instrText xml:space="preserve"> PAGEREF _Toc2032076236 \h </w:instrText>
      </w:r>
      <w:r>
        <w:fldChar w:fldCharType="separate"/>
      </w:r>
      <w:r>
        <w:t>13</w:t>
      </w:r>
      <w:r>
        <w:fldChar w:fldCharType="end"/>
      </w:r>
      <w:r>
        <w:fldChar w:fldCharType="end"/>
      </w:r>
    </w:p>
    <w:p>
      <w:pPr>
        <w:pStyle w:val="24"/>
        <w:tabs>
          <w:tab w:val="right" w:leader="dot" w:pos="9020"/>
        </w:tabs>
      </w:pPr>
      <w:r>
        <w:fldChar w:fldCharType="begin"/>
      </w:r>
      <w:r>
        <w:instrText xml:space="preserve"> HYPERLINK \l _Toc1672860211 </w:instrText>
      </w:r>
      <w:r>
        <w:fldChar w:fldCharType="separate"/>
      </w:r>
      <w:r>
        <w:rPr>
          <w:rFonts w:hint="eastAsia" w:ascii="微软雅黑" w:hAnsi="微软雅黑" w:eastAsia="微软雅黑" w:cs="微软雅黑"/>
          <w:i w:val="0"/>
        </w:rPr>
        <w:t>3.4.2. 客户数据管理</w:t>
      </w:r>
      <w:r>
        <w:tab/>
      </w:r>
      <w:r>
        <w:fldChar w:fldCharType="begin"/>
      </w:r>
      <w:r>
        <w:instrText xml:space="preserve"> PAGEREF _Toc1672860211 \h </w:instrText>
      </w:r>
      <w:r>
        <w:fldChar w:fldCharType="separate"/>
      </w:r>
      <w:r>
        <w:t>13</w:t>
      </w:r>
      <w:r>
        <w:fldChar w:fldCharType="end"/>
      </w:r>
      <w:r>
        <w:fldChar w:fldCharType="end"/>
      </w:r>
    </w:p>
    <w:p>
      <w:pPr>
        <w:pStyle w:val="24"/>
        <w:tabs>
          <w:tab w:val="right" w:leader="dot" w:pos="9020"/>
        </w:tabs>
      </w:pPr>
      <w:r>
        <w:fldChar w:fldCharType="begin"/>
      </w:r>
      <w:r>
        <w:instrText xml:space="preserve"> HYPERLINK \l _Toc905659753 </w:instrText>
      </w:r>
      <w:r>
        <w:fldChar w:fldCharType="separate"/>
      </w:r>
      <w:r>
        <w:rPr>
          <w:rFonts w:hint="eastAsia" w:ascii="微软雅黑" w:hAnsi="微软雅黑" w:eastAsia="微软雅黑" w:cs="微软雅黑"/>
          <w:i w:val="0"/>
        </w:rPr>
        <w:t>3.4.3. 系统集成</w:t>
      </w:r>
      <w:r>
        <w:tab/>
      </w:r>
      <w:r>
        <w:fldChar w:fldCharType="begin"/>
      </w:r>
      <w:r>
        <w:instrText xml:space="preserve"> PAGEREF _Toc905659753 \h </w:instrText>
      </w:r>
      <w:r>
        <w:fldChar w:fldCharType="separate"/>
      </w:r>
      <w:r>
        <w:t>14</w:t>
      </w:r>
      <w:r>
        <w:fldChar w:fldCharType="end"/>
      </w:r>
      <w:r>
        <w:fldChar w:fldCharType="end"/>
      </w:r>
    </w:p>
    <w:p>
      <w:pPr>
        <w:pStyle w:val="31"/>
        <w:tabs>
          <w:tab w:val="right" w:leader="dot" w:pos="9020"/>
        </w:tabs>
      </w:pPr>
      <w:r>
        <w:fldChar w:fldCharType="begin"/>
      </w:r>
      <w:r>
        <w:instrText xml:space="preserve"> HYPERLINK \l _Toc59378735 </w:instrText>
      </w:r>
      <w:r>
        <w:fldChar w:fldCharType="separate"/>
      </w:r>
      <w:r>
        <w:rPr>
          <w:rFonts w:hint="eastAsia" w:ascii="微软雅黑" w:hAnsi="微软雅黑" w:eastAsia="微软雅黑" w:cs="微软雅黑"/>
          <w:i w:val="0"/>
        </w:rPr>
        <w:t>3.5. 系统设计</w:t>
      </w:r>
      <w:r>
        <w:tab/>
      </w:r>
      <w:r>
        <w:fldChar w:fldCharType="begin"/>
      </w:r>
      <w:r>
        <w:instrText xml:space="preserve"> PAGEREF _Toc59378735 \h </w:instrText>
      </w:r>
      <w:r>
        <w:fldChar w:fldCharType="separate"/>
      </w:r>
      <w:r>
        <w:t>15</w:t>
      </w:r>
      <w:r>
        <w:fldChar w:fldCharType="end"/>
      </w:r>
      <w:r>
        <w:fldChar w:fldCharType="end"/>
      </w:r>
    </w:p>
    <w:p>
      <w:pPr>
        <w:pStyle w:val="24"/>
        <w:tabs>
          <w:tab w:val="right" w:leader="dot" w:pos="9020"/>
        </w:tabs>
      </w:pPr>
      <w:r>
        <w:fldChar w:fldCharType="begin"/>
      </w:r>
      <w:r>
        <w:instrText xml:space="preserve"> HYPERLINK \l _Toc1545986937 </w:instrText>
      </w:r>
      <w:r>
        <w:fldChar w:fldCharType="separate"/>
      </w:r>
      <w:r>
        <w:rPr>
          <w:rFonts w:hint="eastAsia" w:ascii="微软雅黑" w:hAnsi="微软雅黑" w:eastAsia="微软雅黑" w:cs="微软雅黑"/>
          <w:i w:val="0"/>
        </w:rPr>
        <w:t>3.5.1. 系统功能框架</w:t>
      </w:r>
      <w:r>
        <w:tab/>
      </w:r>
      <w:r>
        <w:fldChar w:fldCharType="begin"/>
      </w:r>
      <w:r>
        <w:instrText xml:space="preserve"> PAGEREF _Toc1545986937 \h </w:instrText>
      </w:r>
      <w:r>
        <w:fldChar w:fldCharType="separate"/>
      </w:r>
      <w:r>
        <w:t>15</w:t>
      </w:r>
      <w:r>
        <w:fldChar w:fldCharType="end"/>
      </w:r>
      <w:r>
        <w:fldChar w:fldCharType="end"/>
      </w:r>
    </w:p>
    <w:p>
      <w:pPr>
        <w:pStyle w:val="24"/>
        <w:tabs>
          <w:tab w:val="right" w:leader="dot" w:pos="9020"/>
        </w:tabs>
      </w:pPr>
      <w:r>
        <w:fldChar w:fldCharType="begin"/>
      </w:r>
      <w:r>
        <w:instrText xml:space="preserve"> HYPERLINK \l _Toc997805106 </w:instrText>
      </w:r>
      <w:r>
        <w:fldChar w:fldCharType="separate"/>
      </w:r>
      <w:r>
        <w:rPr>
          <w:rFonts w:hint="eastAsia" w:ascii="微软雅黑" w:hAnsi="微软雅黑" w:eastAsia="微软雅黑" w:cs="微软雅黑"/>
          <w:i w:val="0"/>
        </w:rPr>
        <w:t>3.5.2. 系统分项设计</w:t>
      </w:r>
      <w:r>
        <w:tab/>
      </w:r>
      <w:r>
        <w:fldChar w:fldCharType="begin"/>
      </w:r>
      <w:r>
        <w:instrText xml:space="preserve"> PAGEREF _Toc997805106 \h </w:instrText>
      </w:r>
      <w:r>
        <w:fldChar w:fldCharType="separate"/>
      </w:r>
      <w:r>
        <w:t>17</w:t>
      </w:r>
      <w:r>
        <w:fldChar w:fldCharType="end"/>
      </w:r>
      <w:r>
        <w:fldChar w:fldCharType="end"/>
      </w:r>
    </w:p>
    <w:p>
      <w:pPr>
        <w:pStyle w:val="28"/>
        <w:tabs>
          <w:tab w:val="right" w:leader="dot" w:pos="9020"/>
        </w:tabs>
      </w:pPr>
      <w:r>
        <w:fldChar w:fldCharType="begin"/>
      </w:r>
      <w:r>
        <w:instrText xml:space="preserve"> HYPERLINK \l _Toc410617119 </w:instrText>
      </w:r>
      <w:r>
        <w:fldChar w:fldCharType="separate"/>
      </w:r>
      <w:r>
        <w:rPr>
          <w:rFonts w:hint="eastAsia" w:ascii="微软雅黑" w:hAnsi="微软雅黑" w:eastAsia="微软雅黑" w:cs="微软雅黑"/>
          <w:i w:val="0"/>
        </w:rPr>
        <w:t>3.5.2.1. 会员与积分管理</w:t>
      </w:r>
      <w:r>
        <w:tab/>
      </w:r>
      <w:r>
        <w:fldChar w:fldCharType="begin"/>
      </w:r>
      <w:r>
        <w:instrText xml:space="preserve"> PAGEREF _Toc410617119 \h </w:instrText>
      </w:r>
      <w:r>
        <w:fldChar w:fldCharType="separate"/>
      </w:r>
      <w:r>
        <w:t>17</w:t>
      </w:r>
      <w:r>
        <w:fldChar w:fldCharType="end"/>
      </w:r>
      <w:r>
        <w:fldChar w:fldCharType="end"/>
      </w:r>
    </w:p>
    <w:p>
      <w:pPr>
        <w:pStyle w:val="28"/>
        <w:tabs>
          <w:tab w:val="right" w:leader="dot" w:pos="9020"/>
        </w:tabs>
      </w:pPr>
      <w:r>
        <w:fldChar w:fldCharType="begin"/>
      </w:r>
      <w:r>
        <w:instrText xml:space="preserve"> HYPERLINK \l _Toc1376961222 </w:instrText>
      </w:r>
      <w:r>
        <w:fldChar w:fldCharType="separate"/>
      </w:r>
      <w:r>
        <w:rPr>
          <w:rFonts w:hint="eastAsia" w:ascii="微软雅黑" w:hAnsi="微软雅黑" w:eastAsia="微软雅黑" w:cs="微软雅黑"/>
          <w:i w:val="0"/>
        </w:rPr>
        <w:t>3.5.2.2. 客户数据管理</w:t>
      </w:r>
      <w:r>
        <w:tab/>
      </w:r>
      <w:r>
        <w:fldChar w:fldCharType="begin"/>
      </w:r>
      <w:r>
        <w:instrText xml:space="preserve"> PAGEREF _Toc1376961222 \h </w:instrText>
      </w:r>
      <w:r>
        <w:fldChar w:fldCharType="separate"/>
      </w:r>
      <w:r>
        <w:t>42</w:t>
      </w:r>
      <w:r>
        <w:fldChar w:fldCharType="end"/>
      </w:r>
      <w:r>
        <w:fldChar w:fldCharType="end"/>
      </w:r>
    </w:p>
    <w:p>
      <w:pPr>
        <w:pStyle w:val="28"/>
        <w:tabs>
          <w:tab w:val="right" w:leader="dot" w:pos="9020"/>
        </w:tabs>
      </w:pPr>
      <w:r>
        <w:fldChar w:fldCharType="begin"/>
      </w:r>
      <w:r>
        <w:instrText xml:space="preserve"> HYPERLINK \l _Toc1303478082 </w:instrText>
      </w:r>
      <w:r>
        <w:fldChar w:fldCharType="separate"/>
      </w:r>
      <w:r>
        <w:rPr>
          <w:rFonts w:hint="eastAsia" w:ascii="微软雅黑" w:hAnsi="微软雅黑" w:eastAsia="微软雅黑" w:cs="微软雅黑"/>
          <w:i w:val="0"/>
        </w:rPr>
        <w:t>3.5.2.3. 会员中心小程序</w:t>
      </w:r>
      <w:r>
        <w:tab/>
      </w:r>
      <w:r>
        <w:fldChar w:fldCharType="begin"/>
      </w:r>
      <w:r>
        <w:instrText xml:space="preserve"> PAGEREF _Toc1303478082 \h </w:instrText>
      </w:r>
      <w:r>
        <w:fldChar w:fldCharType="separate"/>
      </w:r>
      <w:r>
        <w:t>49</w:t>
      </w:r>
      <w:r>
        <w:fldChar w:fldCharType="end"/>
      </w:r>
      <w:r>
        <w:fldChar w:fldCharType="end"/>
      </w:r>
    </w:p>
    <w:p>
      <w:pPr>
        <w:pStyle w:val="27"/>
        <w:tabs>
          <w:tab w:val="right" w:leader="dot" w:pos="9020"/>
        </w:tabs>
      </w:pPr>
      <w:r>
        <w:fldChar w:fldCharType="begin"/>
      </w:r>
      <w:r>
        <w:instrText xml:space="preserve"> HYPERLINK \l _Toc1075441127 </w:instrText>
      </w:r>
      <w:r>
        <w:fldChar w:fldCharType="separate"/>
      </w:r>
      <w:r>
        <w:rPr>
          <w:rFonts w:hint="eastAsia" w:ascii="微软雅黑" w:hAnsi="微软雅黑" w:eastAsia="微软雅黑" w:cs="微软雅黑"/>
          <w:i w:val="0"/>
        </w:rPr>
        <w:t>4. 接口要求</w:t>
      </w:r>
      <w:r>
        <w:tab/>
      </w:r>
      <w:r>
        <w:fldChar w:fldCharType="begin"/>
      </w:r>
      <w:r>
        <w:instrText xml:space="preserve"> PAGEREF _Toc1075441127 \h </w:instrText>
      </w:r>
      <w:r>
        <w:fldChar w:fldCharType="separate"/>
      </w:r>
      <w:r>
        <w:t>55</w:t>
      </w:r>
      <w:r>
        <w:fldChar w:fldCharType="end"/>
      </w:r>
      <w:r>
        <w:fldChar w:fldCharType="end"/>
      </w:r>
    </w:p>
    <w:p>
      <w:pPr>
        <w:pStyle w:val="31"/>
        <w:tabs>
          <w:tab w:val="right" w:leader="dot" w:pos="9020"/>
        </w:tabs>
      </w:pPr>
      <w:r>
        <w:fldChar w:fldCharType="begin"/>
      </w:r>
      <w:r>
        <w:instrText xml:space="preserve"> HYPERLINK \l _Toc1716648337 </w:instrText>
      </w:r>
      <w:r>
        <w:fldChar w:fldCharType="separate"/>
      </w:r>
      <w:r>
        <w:rPr>
          <w:rFonts w:hint="eastAsia" w:ascii="微软雅黑" w:hAnsi="微软雅黑" w:eastAsia="微软雅黑" w:cs="微软雅黑"/>
          <w:i w:val="0"/>
        </w:rPr>
        <w:t>4.1. 总体对接规划</w:t>
      </w:r>
      <w:r>
        <w:tab/>
      </w:r>
      <w:r>
        <w:fldChar w:fldCharType="begin"/>
      </w:r>
      <w:r>
        <w:instrText xml:space="preserve"> PAGEREF _Toc1716648337 \h </w:instrText>
      </w:r>
      <w:r>
        <w:fldChar w:fldCharType="separate"/>
      </w:r>
      <w:r>
        <w:t>55</w:t>
      </w:r>
      <w:r>
        <w:fldChar w:fldCharType="end"/>
      </w:r>
      <w:r>
        <w:fldChar w:fldCharType="end"/>
      </w:r>
    </w:p>
    <w:p>
      <w:pPr>
        <w:pStyle w:val="31"/>
        <w:tabs>
          <w:tab w:val="right" w:leader="dot" w:pos="9020"/>
        </w:tabs>
      </w:pPr>
      <w:r>
        <w:fldChar w:fldCharType="begin"/>
      </w:r>
      <w:r>
        <w:instrText xml:space="preserve"> HYPERLINK \l _Toc265802514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1.1 建设目标</w:t>
      </w:r>
      <w:r>
        <w:tab/>
      </w:r>
      <w:r>
        <w:fldChar w:fldCharType="begin"/>
      </w:r>
      <w:r>
        <w:instrText xml:space="preserve"> PAGEREF _Toc265802514 \h </w:instrText>
      </w:r>
      <w:r>
        <w:fldChar w:fldCharType="separate"/>
      </w:r>
      <w:r>
        <w:t>55</w:t>
      </w:r>
      <w:r>
        <w:fldChar w:fldCharType="end"/>
      </w:r>
      <w:r>
        <w:fldChar w:fldCharType="end"/>
      </w:r>
    </w:p>
    <w:p>
      <w:pPr>
        <w:pStyle w:val="31"/>
        <w:tabs>
          <w:tab w:val="right" w:leader="dot" w:pos="9020"/>
        </w:tabs>
      </w:pPr>
      <w:r>
        <w:fldChar w:fldCharType="begin"/>
      </w:r>
      <w:r>
        <w:instrText xml:space="preserve"> HYPERLINK \l _Toc576867038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1.2 总体架构规划</w:t>
      </w:r>
      <w:r>
        <w:tab/>
      </w:r>
      <w:r>
        <w:fldChar w:fldCharType="begin"/>
      </w:r>
      <w:r>
        <w:instrText xml:space="preserve"> PAGEREF _Toc576867038 \h </w:instrText>
      </w:r>
      <w:r>
        <w:fldChar w:fldCharType="separate"/>
      </w:r>
      <w:r>
        <w:t>56</w:t>
      </w:r>
      <w:r>
        <w:fldChar w:fldCharType="end"/>
      </w:r>
      <w:r>
        <w:fldChar w:fldCharType="end"/>
      </w:r>
    </w:p>
    <w:p>
      <w:pPr>
        <w:pStyle w:val="31"/>
        <w:tabs>
          <w:tab w:val="right" w:leader="dot" w:pos="9020"/>
        </w:tabs>
      </w:pPr>
      <w:r>
        <w:fldChar w:fldCharType="begin"/>
      </w:r>
      <w:r>
        <w:instrText xml:space="preserve"> HYPERLINK \l _Toc1663125108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1.3 对接系统与数据对象</w:t>
      </w:r>
      <w:r>
        <w:tab/>
      </w:r>
      <w:r>
        <w:fldChar w:fldCharType="begin"/>
      </w:r>
      <w:r>
        <w:instrText xml:space="preserve"> PAGEREF _Toc1663125108 \h </w:instrText>
      </w:r>
      <w:r>
        <w:fldChar w:fldCharType="separate"/>
      </w:r>
      <w:r>
        <w:t>56</w:t>
      </w:r>
      <w:r>
        <w:fldChar w:fldCharType="end"/>
      </w:r>
      <w:r>
        <w:fldChar w:fldCharType="end"/>
      </w:r>
    </w:p>
    <w:p>
      <w:pPr>
        <w:pStyle w:val="31"/>
        <w:tabs>
          <w:tab w:val="right" w:leader="dot" w:pos="9020"/>
        </w:tabs>
      </w:pPr>
      <w:r>
        <w:fldChar w:fldCharType="begin"/>
      </w:r>
      <w:r>
        <w:instrText xml:space="preserve"> HYPERLINK \l _Toc496540804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1.4 分阶段实施</w:t>
      </w:r>
      <w:r>
        <w:tab/>
      </w:r>
      <w:r>
        <w:fldChar w:fldCharType="begin"/>
      </w:r>
      <w:r>
        <w:instrText xml:space="preserve"> PAGEREF _Toc496540804 \h </w:instrText>
      </w:r>
      <w:r>
        <w:fldChar w:fldCharType="separate"/>
      </w:r>
      <w:r>
        <w:t>57</w:t>
      </w:r>
      <w:r>
        <w:fldChar w:fldCharType="end"/>
      </w:r>
      <w:r>
        <w:fldChar w:fldCharType="end"/>
      </w:r>
    </w:p>
    <w:p>
      <w:pPr>
        <w:pStyle w:val="31"/>
        <w:tabs>
          <w:tab w:val="right" w:leader="dot" w:pos="9020"/>
        </w:tabs>
      </w:pPr>
      <w:r>
        <w:fldChar w:fldCharType="begin"/>
      </w:r>
      <w:r>
        <w:instrText xml:space="preserve"> HYPERLINK \l _Toc239840586 </w:instrText>
      </w:r>
      <w:r>
        <w:fldChar w:fldCharType="separate"/>
      </w:r>
      <w:r>
        <w:rPr>
          <w:rFonts w:hint="eastAsia" w:ascii="微软雅黑" w:hAnsi="微软雅黑" w:eastAsia="微软雅黑" w:cs="微软雅黑"/>
          <w:i w:val="0"/>
        </w:rPr>
        <w:t>4.2. 数据流向设计</w:t>
      </w:r>
      <w:r>
        <w:tab/>
      </w:r>
      <w:r>
        <w:fldChar w:fldCharType="begin"/>
      </w:r>
      <w:r>
        <w:instrText xml:space="preserve"> PAGEREF _Toc239840586 \h </w:instrText>
      </w:r>
      <w:r>
        <w:fldChar w:fldCharType="separate"/>
      </w:r>
      <w:r>
        <w:t>57</w:t>
      </w:r>
      <w:r>
        <w:fldChar w:fldCharType="end"/>
      </w:r>
      <w:r>
        <w:fldChar w:fldCharType="end"/>
      </w:r>
    </w:p>
    <w:p>
      <w:pPr>
        <w:pStyle w:val="31"/>
        <w:tabs>
          <w:tab w:val="right" w:leader="dot" w:pos="9020"/>
        </w:tabs>
      </w:pPr>
      <w:r>
        <w:fldChar w:fldCharType="begin"/>
      </w:r>
      <w:r>
        <w:instrText xml:space="preserve"> HYPERLINK \l _Toc173923483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2.1 总体流向</w:t>
      </w:r>
      <w:r>
        <w:tab/>
      </w:r>
      <w:r>
        <w:fldChar w:fldCharType="begin"/>
      </w:r>
      <w:r>
        <w:instrText xml:space="preserve"> PAGEREF _Toc173923483 \h </w:instrText>
      </w:r>
      <w:r>
        <w:fldChar w:fldCharType="separate"/>
      </w:r>
      <w:r>
        <w:t>57</w:t>
      </w:r>
      <w:r>
        <w:fldChar w:fldCharType="end"/>
      </w:r>
      <w:r>
        <w:fldChar w:fldCharType="end"/>
      </w:r>
    </w:p>
    <w:p>
      <w:pPr>
        <w:pStyle w:val="31"/>
        <w:tabs>
          <w:tab w:val="right" w:leader="dot" w:pos="9020"/>
        </w:tabs>
      </w:pPr>
      <w:r>
        <w:fldChar w:fldCharType="begin"/>
      </w:r>
      <w:r>
        <w:instrText xml:space="preserve"> HYPERLINK \l _Toc406735214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2.2 数据域流向矩阵</w:t>
      </w:r>
      <w:r>
        <w:tab/>
      </w:r>
      <w:r>
        <w:fldChar w:fldCharType="begin"/>
      </w:r>
      <w:r>
        <w:instrText xml:space="preserve"> PAGEREF _Toc406735214 \h </w:instrText>
      </w:r>
      <w:r>
        <w:fldChar w:fldCharType="separate"/>
      </w:r>
      <w:r>
        <w:t>58</w:t>
      </w:r>
      <w:r>
        <w:fldChar w:fldCharType="end"/>
      </w:r>
      <w:r>
        <w:fldChar w:fldCharType="end"/>
      </w:r>
    </w:p>
    <w:p>
      <w:pPr>
        <w:pStyle w:val="31"/>
        <w:tabs>
          <w:tab w:val="right" w:leader="dot" w:pos="9020"/>
        </w:tabs>
      </w:pPr>
      <w:r>
        <w:fldChar w:fldCharType="begin"/>
      </w:r>
      <w:r>
        <w:instrText xml:space="preserve"> HYPERLINK \l _Toc558293297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2.3 同步方式选择</w:t>
      </w:r>
      <w:r>
        <w:tab/>
      </w:r>
      <w:r>
        <w:fldChar w:fldCharType="begin"/>
      </w:r>
      <w:r>
        <w:instrText xml:space="preserve"> PAGEREF _Toc558293297 \h </w:instrText>
      </w:r>
      <w:r>
        <w:fldChar w:fldCharType="separate"/>
      </w:r>
      <w:r>
        <w:t>58</w:t>
      </w:r>
      <w:r>
        <w:fldChar w:fldCharType="end"/>
      </w:r>
      <w:r>
        <w:fldChar w:fldCharType="end"/>
      </w:r>
    </w:p>
    <w:p>
      <w:pPr>
        <w:pStyle w:val="31"/>
        <w:tabs>
          <w:tab w:val="right" w:leader="dot" w:pos="9020"/>
        </w:tabs>
      </w:pPr>
      <w:r>
        <w:fldChar w:fldCharType="begin"/>
      </w:r>
      <w:r>
        <w:instrText xml:space="preserve"> HYPERLINK \l _Toc879388936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2.4 数据处理规则</w:t>
      </w:r>
      <w:r>
        <w:tab/>
      </w:r>
      <w:r>
        <w:fldChar w:fldCharType="begin"/>
      </w:r>
      <w:r>
        <w:instrText xml:space="preserve"> PAGEREF _Toc879388936 \h </w:instrText>
      </w:r>
      <w:r>
        <w:fldChar w:fldCharType="separate"/>
      </w:r>
      <w:r>
        <w:t>59</w:t>
      </w:r>
      <w:r>
        <w:fldChar w:fldCharType="end"/>
      </w:r>
      <w:r>
        <w:fldChar w:fldCharType="end"/>
      </w:r>
    </w:p>
    <w:p>
      <w:pPr>
        <w:pStyle w:val="31"/>
        <w:tabs>
          <w:tab w:val="right" w:leader="dot" w:pos="9020"/>
        </w:tabs>
      </w:pPr>
      <w:r>
        <w:fldChar w:fldCharType="begin"/>
      </w:r>
      <w:r>
        <w:instrText xml:space="preserve"> HYPERLINK \l _Toc907388698 </w:instrText>
      </w:r>
      <w:r>
        <w:fldChar w:fldCharType="separate"/>
      </w:r>
      <w:r>
        <w:rPr>
          <w:rFonts w:hint="eastAsia" w:ascii="微软雅黑" w:hAnsi="微软雅黑" w:eastAsia="微软雅黑" w:cs="微软雅黑"/>
          <w:i w:val="0"/>
        </w:rPr>
        <w:t>4.3. 接口设计</w:t>
      </w:r>
      <w:r>
        <w:tab/>
      </w:r>
      <w:r>
        <w:fldChar w:fldCharType="begin"/>
      </w:r>
      <w:r>
        <w:instrText xml:space="preserve"> PAGEREF _Toc907388698 \h </w:instrText>
      </w:r>
      <w:r>
        <w:fldChar w:fldCharType="separate"/>
      </w:r>
      <w:r>
        <w:t>59</w:t>
      </w:r>
      <w:r>
        <w:fldChar w:fldCharType="end"/>
      </w:r>
      <w:r>
        <w:fldChar w:fldCharType="end"/>
      </w:r>
    </w:p>
    <w:p>
      <w:pPr>
        <w:pStyle w:val="31"/>
        <w:tabs>
          <w:tab w:val="right" w:leader="dot" w:pos="9020"/>
        </w:tabs>
      </w:pPr>
      <w:r>
        <w:fldChar w:fldCharType="begin"/>
      </w:r>
      <w:r>
        <w:instrText xml:space="preserve"> HYPERLINK \l _Toc1200469939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3.1 接口分层与版本</w:t>
      </w:r>
      <w:r>
        <w:tab/>
      </w:r>
      <w:r>
        <w:fldChar w:fldCharType="begin"/>
      </w:r>
      <w:r>
        <w:instrText xml:space="preserve"> PAGEREF _Toc1200469939 \h </w:instrText>
      </w:r>
      <w:r>
        <w:fldChar w:fldCharType="separate"/>
      </w:r>
      <w:r>
        <w:t>59</w:t>
      </w:r>
      <w:r>
        <w:fldChar w:fldCharType="end"/>
      </w:r>
      <w:r>
        <w:fldChar w:fldCharType="end"/>
      </w:r>
    </w:p>
    <w:p>
      <w:pPr>
        <w:pStyle w:val="31"/>
        <w:tabs>
          <w:tab w:val="right" w:leader="dot" w:pos="9020"/>
        </w:tabs>
      </w:pPr>
      <w:r>
        <w:fldChar w:fldCharType="begin"/>
      </w:r>
      <w:r>
        <w:instrText xml:space="preserve"> HYPERLINK \l _Toc689401208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3.2 认证、请求头与幂等</w:t>
      </w:r>
      <w:r>
        <w:tab/>
      </w:r>
      <w:r>
        <w:fldChar w:fldCharType="begin"/>
      </w:r>
      <w:r>
        <w:instrText xml:space="preserve"> PAGEREF _Toc689401208 \h </w:instrText>
      </w:r>
      <w:r>
        <w:fldChar w:fldCharType="separate"/>
      </w:r>
      <w:r>
        <w:t>59</w:t>
      </w:r>
      <w:r>
        <w:fldChar w:fldCharType="end"/>
      </w:r>
      <w:r>
        <w:fldChar w:fldCharType="end"/>
      </w:r>
    </w:p>
    <w:p>
      <w:pPr>
        <w:pStyle w:val="31"/>
        <w:tabs>
          <w:tab w:val="right" w:leader="dot" w:pos="9020"/>
        </w:tabs>
      </w:pPr>
      <w:r>
        <w:fldChar w:fldCharType="begin"/>
      </w:r>
      <w:r>
        <w:instrText xml:space="preserve"> HYPERLINK \l _Toc1091827291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3.3 统一返回与错误码</w:t>
      </w:r>
      <w:r>
        <w:tab/>
      </w:r>
      <w:r>
        <w:fldChar w:fldCharType="begin"/>
      </w:r>
      <w:r>
        <w:instrText xml:space="preserve"> PAGEREF _Toc1091827291 \h </w:instrText>
      </w:r>
      <w:r>
        <w:fldChar w:fldCharType="separate"/>
      </w:r>
      <w:r>
        <w:t>60</w:t>
      </w:r>
      <w:r>
        <w:fldChar w:fldCharType="end"/>
      </w:r>
      <w:r>
        <w:fldChar w:fldCharType="end"/>
      </w:r>
    </w:p>
    <w:p>
      <w:pPr>
        <w:pStyle w:val="31"/>
        <w:tabs>
          <w:tab w:val="right" w:leader="dot" w:pos="9020"/>
        </w:tabs>
      </w:pPr>
      <w:r>
        <w:fldChar w:fldCharType="begin"/>
      </w:r>
      <w:r>
        <w:instrText xml:space="preserve"> HYPERLINK \l _Toc93516222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3.4 统一字段模型摘要</w:t>
      </w:r>
      <w:r>
        <w:tab/>
      </w:r>
      <w:r>
        <w:fldChar w:fldCharType="begin"/>
      </w:r>
      <w:r>
        <w:instrText xml:space="preserve"> PAGEREF _Toc93516222 \h </w:instrText>
      </w:r>
      <w:r>
        <w:fldChar w:fldCharType="separate"/>
      </w:r>
      <w:r>
        <w:t>61</w:t>
      </w:r>
      <w:r>
        <w:fldChar w:fldCharType="end"/>
      </w:r>
      <w:r>
        <w:fldChar w:fldCharType="end"/>
      </w:r>
    </w:p>
    <w:p>
      <w:pPr>
        <w:pStyle w:val="31"/>
        <w:tabs>
          <w:tab w:val="right" w:leader="dot" w:pos="9020"/>
        </w:tabs>
      </w:pPr>
      <w:r>
        <w:fldChar w:fldCharType="begin"/>
      </w:r>
      <w:r>
        <w:instrText xml:space="preserve"> HYPERLINK \l _Toc1916597197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3.5 上报类接口设计</w:t>
      </w:r>
      <w:r>
        <w:tab/>
      </w:r>
      <w:r>
        <w:fldChar w:fldCharType="begin"/>
      </w:r>
      <w:r>
        <w:instrText xml:space="preserve"> PAGEREF _Toc1916597197 \h </w:instrText>
      </w:r>
      <w:r>
        <w:fldChar w:fldCharType="separate"/>
      </w:r>
      <w:r>
        <w:t>61</w:t>
      </w:r>
      <w:r>
        <w:fldChar w:fldCharType="end"/>
      </w:r>
      <w:r>
        <w:fldChar w:fldCharType="end"/>
      </w:r>
    </w:p>
    <w:p>
      <w:pPr>
        <w:pStyle w:val="31"/>
        <w:tabs>
          <w:tab w:val="right" w:leader="dot" w:pos="9020"/>
        </w:tabs>
      </w:pPr>
      <w:r>
        <w:fldChar w:fldCharType="begin"/>
      </w:r>
      <w:r>
        <w:instrText xml:space="preserve"> HYPERLINK \l _Toc2141868626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3.6 查询与回传类接口设计</w:t>
      </w:r>
      <w:r>
        <w:tab/>
      </w:r>
      <w:r>
        <w:fldChar w:fldCharType="begin"/>
      </w:r>
      <w:r>
        <w:instrText xml:space="preserve"> PAGEREF _Toc2141868626 \h </w:instrText>
      </w:r>
      <w:r>
        <w:fldChar w:fldCharType="separate"/>
      </w:r>
      <w:r>
        <w:t>62</w:t>
      </w:r>
      <w:r>
        <w:fldChar w:fldCharType="end"/>
      </w:r>
      <w:r>
        <w:fldChar w:fldCharType="end"/>
      </w:r>
    </w:p>
    <w:p>
      <w:pPr>
        <w:pStyle w:val="31"/>
        <w:tabs>
          <w:tab w:val="right" w:leader="dot" w:pos="9020"/>
        </w:tabs>
      </w:pPr>
      <w:r>
        <w:fldChar w:fldCharType="begin"/>
      </w:r>
      <w:r>
        <w:instrText xml:space="preserve"> HYPERLINK \l _Toc117622521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3.7 示例报文</w:t>
      </w:r>
      <w:r>
        <w:tab/>
      </w:r>
      <w:r>
        <w:fldChar w:fldCharType="begin"/>
      </w:r>
      <w:r>
        <w:instrText xml:space="preserve"> PAGEREF _Toc117622521 \h </w:instrText>
      </w:r>
      <w:r>
        <w:fldChar w:fldCharType="separate"/>
      </w:r>
      <w:r>
        <w:t>64</w:t>
      </w:r>
      <w:r>
        <w:fldChar w:fldCharType="end"/>
      </w:r>
      <w:r>
        <w:fldChar w:fldCharType="end"/>
      </w:r>
    </w:p>
    <w:p>
      <w:pPr>
        <w:pStyle w:val="31"/>
        <w:tabs>
          <w:tab w:val="right" w:leader="dot" w:pos="9020"/>
        </w:tabs>
      </w:pPr>
      <w:r>
        <w:fldChar w:fldCharType="begin"/>
      </w:r>
      <w:r>
        <w:instrText xml:space="preserve"> HYPERLINK \l _Toc1196755207 </w:instrText>
      </w:r>
      <w:r>
        <w:fldChar w:fldCharType="separate"/>
      </w:r>
      <w:r>
        <w:rPr>
          <w:rFonts w:hint="eastAsia" w:ascii="微软雅黑" w:hAnsi="微软雅黑" w:eastAsia="微软雅黑" w:cs="微软雅黑"/>
        </w:rPr>
        <w:t>3.8 安全与审计要求</w:t>
      </w:r>
      <w:r>
        <w:tab/>
      </w:r>
      <w:r>
        <w:fldChar w:fldCharType="begin"/>
      </w:r>
      <w:r>
        <w:instrText xml:space="preserve"> PAGEREF _Toc1196755207 \h </w:instrText>
      </w:r>
      <w:r>
        <w:fldChar w:fldCharType="separate"/>
      </w:r>
      <w:r>
        <w:t>65</w:t>
      </w:r>
      <w:r>
        <w:fldChar w:fldCharType="end"/>
      </w:r>
      <w:r>
        <w:fldChar w:fldCharType="end"/>
      </w:r>
    </w:p>
    <w:p>
      <w:pPr>
        <w:pStyle w:val="31"/>
        <w:tabs>
          <w:tab w:val="right" w:leader="dot" w:pos="9020"/>
        </w:tabs>
      </w:pPr>
      <w:r>
        <w:fldChar w:fldCharType="begin"/>
      </w:r>
      <w:r>
        <w:instrText xml:space="preserve"> HYPERLINK \l _Toc532926247 </w:instrText>
      </w:r>
      <w:r>
        <w:fldChar w:fldCharType="separate"/>
      </w:r>
      <w:r>
        <w:rPr>
          <w:rFonts w:hint="eastAsia" w:ascii="微软雅黑" w:hAnsi="微软雅黑" w:eastAsia="微软雅黑" w:cs="微软雅黑"/>
          <w:i w:val="0"/>
        </w:rPr>
        <w:t>4.4. 接口清单</w:t>
      </w:r>
      <w:r>
        <w:tab/>
      </w:r>
      <w:r>
        <w:fldChar w:fldCharType="begin"/>
      </w:r>
      <w:r>
        <w:instrText xml:space="preserve"> PAGEREF _Toc532926247 \h </w:instrText>
      </w:r>
      <w:r>
        <w:fldChar w:fldCharType="separate"/>
      </w:r>
      <w:r>
        <w:t>65</w:t>
      </w:r>
      <w:r>
        <w:fldChar w:fldCharType="end"/>
      </w:r>
      <w:r>
        <w:fldChar w:fldCharType="end"/>
      </w:r>
    </w:p>
    <w:p>
      <w:pPr>
        <w:pStyle w:val="31"/>
        <w:tabs>
          <w:tab w:val="right" w:leader="dot" w:pos="9020"/>
        </w:tabs>
      </w:pPr>
      <w:r>
        <w:fldChar w:fldCharType="begin"/>
      </w:r>
      <w:r>
        <w:instrText xml:space="preserve"> HYPERLINK \l _Toc1884625339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4.1 上报类接口清单</w:t>
      </w:r>
      <w:r>
        <w:tab/>
      </w:r>
      <w:r>
        <w:fldChar w:fldCharType="begin"/>
      </w:r>
      <w:r>
        <w:instrText xml:space="preserve"> PAGEREF _Toc1884625339 \h </w:instrText>
      </w:r>
      <w:r>
        <w:fldChar w:fldCharType="separate"/>
      </w:r>
      <w:r>
        <w:t>65</w:t>
      </w:r>
      <w:r>
        <w:fldChar w:fldCharType="end"/>
      </w:r>
      <w:r>
        <w:fldChar w:fldCharType="end"/>
      </w:r>
    </w:p>
    <w:p>
      <w:pPr>
        <w:pStyle w:val="31"/>
        <w:tabs>
          <w:tab w:val="right" w:leader="dot" w:pos="9020"/>
        </w:tabs>
      </w:pPr>
      <w:r>
        <w:fldChar w:fldCharType="begin"/>
      </w:r>
      <w:r>
        <w:instrText xml:space="preserve"> HYPERLINK \l _Toc1661762970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4.2 查询/维护类接口清单</w:t>
      </w:r>
      <w:r>
        <w:tab/>
      </w:r>
      <w:r>
        <w:fldChar w:fldCharType="begin"/>
      </w:r>
      <w:r>
        <w:instrText xml:space="preserve"> PAGEREF _Toc1661762970 \h </w:instrText>
      </w:r>
      <w:r>
        <w:fldChar w:fldCharType="separate"/>
      </w:r>
      <w:r>
        <w:t>66</w:t>
      </w:r>
      <w:r>
        <w:fldChar w:fldCharType="end"/>
      </w:r>
      <w:r>
        <w:fldChar w:fldCharType="end"/>
      </w:r>
      <w:r>
        <w:fldChar w:fldCharType="end"/>
      </w:r>
    </w:p>
    <w:p>
      <w:r>
        <w:br w:type="page"/>
      </w:r>
    </w:p>
    <w:p>
      <w:pPr>
        <w:pStyle w:val="3"/>
        <w:spacing w:before="280" w:after="100" w:line="293" w:lineRule="auto"/>
        <w:rPr>
          <w:rFonts w:hint="eastAsia" w:ascii="微软雅黑" w:hAnsi="微软雅黑" w:eastAsia="微软雅黑" w:cs="微软雅黑"/>
        </w:rPr>
      </w:pPr>
      <w:bookmarkStart w:id="3" w:name="_Toc523505776"/>
      <w:r>
        <w:rPr>
          <w:rFonts w:hint="eastAsia" w:ascii="微软雅黑" w:hAnsi="微软雅黑" w:eastAsia="微软雅黑" w:cs="微软雅黑"/>
          <w:b/>
          <w:i w:val="0"/>
          <w:sz w:val="40"/>
        </w:rPr>
        <w:t>1. 文档介绍</w:t>
      </w:r>
      <w:bookmarkEnd w:id="3"/>
    </w:p>
    <w:p>
      <w:pPr>
        <w:pStyle w:val="4"/>
        <w:spacing w:before="160" w:after="100" w:line="293" w:lineRule="auto"/>
        <w:rPr>
          <w:rFonts w:hint="eastAsia" w:ascii="微软雅黑" w:hAnsi="微软雅黑" w:eastAsia="微软雅黑" w:cs="微软雅黑"/>
        </w:rPr>
      </w:pPr>
      <w:bookmarkStart w:id="4" w:name="_Toc321075473"/>
      <w:r>
        <w:rPr>
          <w:rFonts w:hint="eastAsia" w:ascii="微软雅黑" w:hAnsi="微软雅黑" w:eastAsia="微软雅黑" w:cs="微软雅黑"/>
          <w:b/>
          <w:i w:val="0"/>
          <w:sz w:val="34"/>
        </w:rPr>
        <w:t>1.1. 读者对象</w:t>
      </w:r>
      <w:bookmarkEnd w:id="4"/>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产品负责人、业务运营、会员运营、积分运营、客服管理、财务清结算等业务人员。</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研发、测试、数据、架构、运维和项目管理人员。</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需要理解会员与积分管理模块范围、功能边界、业务流程和系统协同关系的评审参与方。</w:t>
      </w:r>
    </w:p>
    <w:p>
      <w:pPr>
        <w:pStyle w:val="4"/>
        <w:spacing w:before="160" w:after="100" w:line="293" w:lineRule="auto"/>
        <w:rPr>
          <w:rFonts w:hint="eastAsia" w:ascii="微软雅黑" w:hAnsi="微软雅黑" w:eastAsia="微软雅黑" w:cs="微软雅黑"/>
        </w:rPr>
      </w:pPr>
      <w:bookmarkStart w:id="5" w:name="_Toc1836553447"/>
      <w:r>
        <w:rPr>
          <w:rFonts w:hint="eastAsia" w:ascii="微软雅黑" w:hAnsi="微软雅黑" w:eastAsia="微软雅黑" w:cs="微软雅黑"/>
          <w:b/>
          <w:i w:val="0"/>
          <w:sz w:val="34"/>
        </w:rPr>
        <w:t>1.2. 术语与缩写解释</w:t>
      </w:r>
      <w:bookmarkEnd w:id="5"/>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术语</w:t>
            </w:r>
          </w:p>
        </w:tc>
        <w:tc>
          <w:tcPr>
            <w:tcW w:w="71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会员与积分管理</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围绕会员生命周期、积分资产、权益优惠券、清结算、风控和营销活动形成的一组后台业务能力。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管理WEB端</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面向运营、审核、财务、风控、客服和管理员的后台操作端。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面向C端会员的服务入口，承载登录、会员信息、积分、权益、优惠券和消息通知等触点。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成长值</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用于计算会员等级的量化指标，来源可包括积分、居住时长、身份类型、活动参与、公益参与和人工调整。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积分发放组织</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积分发放、明细、互换和清结算中的组织维度，用于运营分析、费用归集和对账。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OneID</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客户或会员统一身份标识，用于跨系统、跨渠道识别同一主体。</w:t>
            </w:r>
          </w:p>
        </w:tc>
      </w:tr>
    </w:tbl>
    <w:p>
      <w:pPr>
        <w:spacing w:after="160" w:line="293" w:lineRule="auto"/>
        <w:rPr>
          <w:rFonts w:hint="eastAsia" w:ascii="微软雅黑" w:hAnsi="微软雅黑" w:eastAsia="微软雅黑" w:cs="微软雅黑"/>
        </w:rPr>
      </w:pPr>
    </w:p>
    <w:p>
      <w:pPr>
        <w:spacing w:after="160" w:line="293" w:lineRule="auto"/>
        <w:rPr>
          <w:rFonts w:hint="eastAsia" w:ascii="微软雅黑" w:hAnsi="微软雅黑" w:eastAsia="微软雅黑" w:cs="微软雅黑"/>
        </w:rPr>
      </w:pPr>
    </w:p>
    <w:p>
      <w:pPr>
        <w:spacing w:after="160" w:line="293" w:lineRule="auto"/>
        <w:rPr>
          <w:rFonts w:hint="eastAsia" w:ascii="微软雅黑" w:hAnsi="微软雅黑" w:eastAsia="微软雅黑" w:cs="微软雅黑"/>
        </w:rPr>
      </w:pPr>
    </w:p>
    <w:p>
      <w:pPr>
        <w:pStyle w:val="3"/>
        <w:numPr>
          <w:ilvl w:val="0"/>
          <w:numId w:val="7"/>
        </w:numPr>
        <w:spacing w:before="280" w:after="100" w:line="293" w:lineRule="auto"/>
        <w:rPr>
          <w:rFonts w:hint="eastAsia" w:ascii="微软雅黑" w:hAnsi="微软雅黑" w:eastAsia="微软雅黑" w:cs="微软雅黑"/>
          <w:b/>
          <w:i w:val="0"/>
          <w:sz w:val="40"/>
        </w:rPr>
      </w:pPr>
      <w:r>
        <w:rPr>
          <w:rFonts w:hint="eastAsia" w:ascii="微软雅黑" w:hAnsi="微软雅黑" w:eastAsia="微软雅黑" w:cs="微软雅黑"/>
          <w:b/>
          <w:i w:val="0"/>
          <w:sz w:val="40"/>
          <w:lang w:val="en-US" w:eastAsia="zh-CN"/>
        </w:rPr>
        <w:t xml:space="preserve"> </w:t>
      </w:r>
      <w:bookmarkStart w:id="6" w:name="_Toc1171325398"/>
      <w:r>
        <w:rPr>
          <w:rFonts w:hint="eastAsia" w:ascii="微软雅黑" w:hAnsi="微软雅黑" w:eastAsia="微软雅黑" w:cs="微软雅黑"/>
          <w:b/>
          <w:i w:val="0"/>
          <w:sz w:val="40"/>
          <w:lang w:val="en-US" w:eastAsia="zh-CN"/>
        </w:rPr>
        <w:t>业务须知</w:t>
      </w:r>
      <w:bookmarkEnd w:id="6"/>
    </w:p>
    <w:p>
      <w:pPr>
        <w:pStyle w:val="4"/>
        <w:numPr>
          <w:ilvl w:val="1"/>
          <w:numId w:val="7"/>
        </w:numPr>
        <w:spacing w:before="160" w:after="100" w:line="293" w:lineRule="auto"/>
        <w:rPr>
          <w:rFonts w:hint="eastAsia" w:ascii="微软雅黑" w:hAnsi="微软雅黑" w:eastAsia="微软雅黑" w:cs="微软雅黑"/>
          <w:b/>
          <w:i w:val="0"/>
          <w:sz w:val="34"/>
          <w:lang w:val="en-US" w:eastAsia="zh-CN"/>
        </w:rPr>
      </w:pPr>
      <w:bookmarkStart w:id="7" w:name="_Toc483372137"/>
      <w:r>
        <w:rPr>
          <w:rFonts w:hint="eastAsia" w:ascii="微软雅黑" w:hAnsi="微软雅黑" w:eastAsia="微软雅黑" w:cs="微软雅黑"/>
          <w:b/>
          <w:i w:val="0"/>
          <w:sz w:val="34"/>
          <w:lang w:val="en-US" w:eastAsia="zh-CN"/>
        </w:rPr>
        <w:t>会员积分模块业务关系表</w:t>
      </w:r>
      <w:bookmarkEnd w:id="7"/>
    </w:p>
    <w:p>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注：根据前期调研情况，梳理的会员积分模块对应涉及到的业务部门，具体实际实施过程中有出入，根据实际情况进行调整</w:t>
      </w:r>
    </w:p>
    <w:tbl>
      <w:tblPr>
        <w:tblStyle w:val="37"/>
        <w:tblW w:w="884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00"/>
        <w:gridCol w:w="2340"/>
        <w:gridCol w:w="2380"/>
        <w:gridCol w:w="1360"/>
        <w:gridCol w:w="15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96" w:hRule="atLeast"/>
        </w:trPr>
        <w:tc>
          <w:tcPr>
            <w:tcW w:w="1200" w:type="dxa"/>
            <w:tcBorders>
              <w:top w:val="single" w:color="1F2329" w:sz="4" w:space="0"/>
              <w:left w:val="single" w:color="1F2329" w:sz="4" w:space="0"/>
              <w:bottom w:val="single" w:color="1F2329" w:sz="4" w:space="0"/>
              <w:right w:val="single" w:color="1F2329" w:sz="4" w:space="0"/>
            </w:tcBorders>
            <w:shd w:val="clear" w:color="auto" w:fill="0070C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微软雅黑" w:hAnsi="微软雅黑" w:eastAsia="微软雅黑" w:cs="微软雅黑"/>
                <w:b/>
                <w:bCs/>
                <w:i w:val="0"/>
                <w:iCs w:val="0"/>
                <w:color w:val="FFFFFF"/>
                <w:kern w:val="0"/>
                <w:sz w:val="20"/>
                <w:szCs w:val="20"/>
                <w:u w:val="none"/>
                <w:lang w:val="en-US" w:eastAsia="zh-CN" w:bidi="ar"/>
              </w:rPr>
            </w:pPr>
            <w:r>
              <w:rPr>
                <w:rFonts w:hint="eastAsia" w:ascii="微软雅黑" w:hAnsi="微软雅黑" w:eastAsia="微软雅黑" w:cs="微软雅黑"/>
                <w:b/>
                <w:bCs/>
                <w:i w:val="0"/>
                <w:iCs w:val="0"/>
                <w:color w:val="FFFFFF"/>
                <w:kern w:val="0"/>
                <w:sz w:val="20"/>
                <w:szCs w:val="20"/>
                <w:u w:val="none"/>
                <w:lang w:val="en-US" w:eastAsia="zh-CN" w:bidi="ar"/>
              </w:rPr>
              <w:t>一级</w:t>
            </w:r>
            <w:r>
              <w:rPr>
                <w:rFonts w:hint="default" w:ascii="微软雅黑" w:hAnsi="微软雅黑" w:eastAsia="微软雅黑" w:cs="微软雅黑"/>
                <w:b/>
                <w:bCs/>
                <w:i w:val="0"/>
                <w:iCs w:val="0"/>
                <w:color w:val="FFFFFF"/>
                <w:kern w:val="0"/>
                <w:sz w:val="20"/>
                <w:szCs w:val="20"/>
                <w:u w:val="none"/>
                <w:lang w:val="en-US" w:eastAsia="zh-CN" w:bidi="ar"/>
              </w:rPr>
              <w:t>模块</w:t>
            </w:r>
          </w:p>
        </w:tc>
        <w:tc>
          <w:tcPr>
            <w:tcW w:w="2340" w:type="dxa"/>
            <w:tcBorders>
              <w:top w:val="single" w:color="1F2329" w:sz="4" w:space="0"/>
              <w:left w:val="single" w:color="1F2329" w:sz="4" w:space="0"/>
              <w:bottom w:val="single" w:color="1F2329" w:sz="4" w:space="0"/>
              <w:right w:val="single" w:color="1F2329" w:sz="4" w:space="0"/>
            </w:tcBorders>
            <w:shd w:val="clear" w:color="auto" w:fill="0070C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微软雅黑" w:hAnsi="微软雅黑" w:eastAsia="微软雅黑" w:cs="微软雅黑"/>
                <w:b/>
                <w:bCs/>
                <w:i w:val="0"/>
                <w:iCs w:val="0"/>
                <w:color w:val="FFFFFF"/>
                <w:sz w:val="20"/>
                <w:szCs w:val="20"/>
                <w:u w:val="none"/>
                <w:lang w:val="en-US" w:eastAsia="zh-CN" w:bidi="ar-SA"/>
              </w:rPr>
            </w:pPr>
            <w:r>
              <w:rPr>
                <w:rFonts w:hint="eastAsia" w:ascii="微软雅黑" w:hAnsi="微软雅黑" w:eastAsia="微软雅黑" w:cs="微软雅黑"/>
                <w:b/>
                <w:bCs/>
                <w:i w:val="0"/>
                <w:iCs w:val="0"/>
                <w:color w:val="FFFFFF"/>
                <w:kern w:val="0"/>
                <w:sz w:val="20"/>
                <w:szCs w:val="20"/>
                <w:u w:val="none"/>
                <w:lang w:val="en-US" w:eastAsia="zh-CN" w:bidi="ar"/>
              </w:rPr>
              <w:t>二级模块</w:t>
            </w:r>
          </w:p>
        </w:tc>
        <w:tc>
          <w:tcPr>
            <w:tcW w:w="2380" w:type="dxa"/>
            <w:tcBorders>
              <w:top w:val="single" w:color="1F2329" w:sz="4" w:space="0"/>
              <w:left w:val="single" w:color="1F2329" w:sz="4" w:space="0"/>
              <w:bottom w:val="single" w:color="1F2329" w:sz="4" w:space="0"/>
              <w:right w:val="single" w:color="1F2329" w:sz="4" w:space="0"/>
            </w:tcBorders>
            <w:shd w:val="clear" w:color="auto" w:fill="0070C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微软雅黑" w:hAnsi="微软雅黑" w:eastAsia="微软雅黑" w:cs="微软雅黑"/>
                <w:b/>
                <w:bCs/>
                <w:i w:val="0"/>
                <w:iCs w:val="0"/>
                <w:color w:val="FFFFFF"/>
                <w:sz w:val="20"/>
                <w:szCs w:val="20"/>
                <w:u w:val="none"/>
              </w:rPr>
            </w:pPr>
            <w:r>
              <w:rPr>
                <w:rFonts w:hint="default" w:ascii="微软雅黑" w:hAnsi="微软雅黑" w:eastAsia="微软雅黑" w:cs="微软雅黑"/>
                <w:b/>
                <w:bCs/>
                <w:i w:val="0"/>
                <w:iCs w:val="0"/>
                <w:color w:val="FFFFFF"/>
                <w:kern w:val="0"/>
                <w:sz w:val="20"/>
                <w:szCs w:val="20"/>
                <w:u w:val="none"/>
                <w:lang w:val="en-US" w:eastAsia="zh-CN" w:bidi="ar"/>
              </w:rPr>
              <w:t>计划上线时间</w:t>
            </w:r>
          </w:p>
        </w:tc>
        <w:tc>
          <w:tcPr>
            <w:tcW w:w="1360" w:type="dxa"/>
            <w:tcBorders>
              <w:top w:val="single" w:color="1F2329" w:sz="4" w:space="0"/>
              <w:left w:val="single" w:color="1F2329" w:sz="4" w:space="0"/>
              <w:bottom w:val="single" w:color="1F2329" w:sz="4" w:space="0"/>
              <w:right w:val="single" w:color="1F2329" w:sz="4" w:space="0"/>
            </w:tcBorders>
            <w:shd w:val="clear" w:color="auto" w:fill="0070C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微软雅黑" w:hAnsi="微软雅黑" w:eastAsia="微软雅黑" w:cs="微软雅黑"/>
                <w:b/>
                <w:bCs/>
                <w:i w:val="0"/>
                <w:iCs w:val="0"/>
                <w:color w:val="FFFFFF"/>
                <w:sz w:val="20"/>
                <w:szCs w:val="20"/>
                <w:u w:val="none"/>
              </w:rPr>
            </w:pPr>
            <w:r>
              <w:rPr>
                <w:rFonts w:hint="default" w:ascii="微软雅黑" w:hAnsi="微软雅黑" w:eastAsia="微软雅黑" w:cs="微软雅黑"/>
                <w:b/>
                <w:bCs/>
                <w:i w:val="0"/>
                <w:iCs w:val="0"/>
                <w:color w:val="FFFFFF"/>
                <w:kern w:val="0"/>
                <w:sz w:val="20"/>
                <w:szCs w:val="20"/>
                <w:u w:val="none"/>
                <w:lang w:val="en-US" w:eastAsia="zh-CN" w:bidi="ar"/>
              </w:rPr>
              <w:t>备注</w:t>
            </w:r>
          </w:p>
        </w:tc>
        <w:tc>
          <w:tcPr>
            <w:tcW w:w="1560" w:type="dxa"/>
            <w:tcBorders>
              <w:top w:val="single" w:color="1F2329" w:sz="4" w:space="0"/>
              <w:left w:val="single" w:color="1F2329" w:sz="4" w:space="0"/>
              <w:bottom w:val="single" w:color="1F2329" w:sz="4" w:space="0"/>
              <w:right w:val="single" w:color="1F2329" w:sz="4" w:space="0"/>
            </w:tcBorders>
            <w:shd w:val="clear" w:color="auto" w:fill="0070C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微软雅黑" w:hAnsi="微软雅黑" w:eastAsia="微软雅黑" w:cs="微软雅黑"/>
                <w:b/>
                <w:bCs/>
                <w:i w:val="0"/>
                <w:iCs w:val="0"/>
                <w:color w:val="FFFFFF"/>
                <w:sz w:val="20"/>
                <w:szCs w:val="20"/>
                <w:u w:val="none"/>
              </w:rPr>
            </w:pPr>
            <w:r>
              <w:rPr>
                <w:rFonts w:hint="default" w:ascii="微软雅黑" w:hAnsi="微软雅黑" w:eastAsia="微软雅黑" w:cs="微软雅黑"/>
                <w:b/>
                <w:bCs/>
                <w:i w:val="0"/>
                <w:iCs w:val="0"/>
                <w:color w:val="FFFFFF"/>
                <w:kern w:val="0"/>
                <w:sz w:val="20"/>
                <w:szCs w:val="20"/>
                <w:u w:val="none"/>
                <w:lang w:val="en-US" w:eastAsia="zh-CN" w:bidi="ar"/>
              </w:rPr>
              <w:t>核心干系人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8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会员中心</w:t>
            </w: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会员注册与登录</w:t>
            </w:r>
          </w:p>
        </w:tc>
        <w:tc>
          <w:tcPr>
            <w:tcW w:w="2380" w:type="dxa"/>
            <w:vMerge w:val="restart"/>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会员信息管理</w:t>
            </w:r>
          </w:p>
        </w:tc>
        <w:tc>
          <w:tcPr>
            <w:tcW w:w="2380" w:type="dxa"/>
            <w:vMerge w:val="continue"/>
            <w:tcBorders>
              <w:top w:val="single" w:color="000000" w:sz="4"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会员身份认证</w:t>
            </w:r>
          </w:p>
        </w:tc>
        <w:tc>
          <w:tcPr>
            <w:tcW w:w="2380" w:type="dxa"/>
            <w:vMerge w:val="continue"/>
            <w:tcBorders>
              <w:top w:val="single" w:color="000000" w:sz="4"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会员等级管理</w:t>
            </w:r>
          </w:p>
        </w:tc>
        <w:tc>
          <w:tcPr>
            <w:tcW w:w="2380" w:type="dxa"/>
            <w:vMerge w:val="continue"/>
            <w:tcBorders>
              <w:top w:val="single" w:color="000000" w:sz="4"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会员注销</w:t>
            </w:r>
          </w:p>
        </w:tc>
        <w:tc>
          <w:tcPr>
            <w:tcW w:w="2380" w:type="dxa"/>
            <w:vMerge w:val="continue"/>
            <w:tcBorders>
              <w:top w:val="single" w:color="000000" w:sz="4"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会员变更日志管理</w:t>
            </w:r>
          </w:p>
        </w:tc>
        <w:tc>
          <w:tcPr>
            <w:tcW w:w="2380" w:type="dxa"/>
            <w:vMerge w:val="continue"/>
            <w:tcBorders>
              <w:top w:val="single" w:color="000000" w:sz="4"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26"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系统对接</w:t>
            </w:r>
          </w:p>
        </w:tc>
        <w:tc>
          <w:tcPr>
            <w:tcW w:w="2380" w:type="dxa"/>
            <w:tcBorders>
              <w:top w:val="single" w:color="1F2329" w:sz="4" w:space="0"/>
              <w:left w:val="single" w:color="1F2329" w:sz="4" w:space="0"/>
              <w:bottom w:val="nil"/>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nil"/>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积分中心</w:t>
            </w: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积分账户管理</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nil"/>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积分明细</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积分调整与冻结</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spacing w:line="240" w:lineRule="auto"/>
              <w:jc w:val="both"/>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碳积分管理</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spacing w:line="240" w:lineRule="auto"/>
              <w:jc w:val="both"/>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积分提醒</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spacing w:line="240" w:lineRule="auto"/>
              <w:jc w:val="both"/>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积分互换</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系统对接</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60" w:hRule="atLeast"/>
        </w:trPr>
        <w:tc>
          <w:tcPr>
            <w:tcW w:w="1200" w:type="dxa"/>
            <w:vMerge w:val="restart"/>
            <w:tcBorders>
              <w:top w:val="nil"/>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权益中心</w:t>
            </w:r>
          </w:p>
        </w:tc>
        <w:tc>
          <w:tcPr>
            <w:tcW w:w="2340" w:type="dxa"/>
            <w:tcBorders>
              <w:top w:val="nil"/>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权益展示与领取</w:t>
            </w:r>
          </w:p>
        </w:tc>
        <w:tc>
          <w:tcPr>
            <w:tcW w:w="2380" w:type="dxa"/>
            <w:vMerge w:val="restart"/>
            <w:tcBorders>
              <w:top w:val="nil"/>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tcBorders>
              <w:top w:val="nil"/>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60" w:hRule="atLeast"/>
        </w:trPr>
        <w:tc>
          <w:tcPr>
            <w:tcW w:w="1200" w:type="dxa"/>
            <w:vMerge w:val="continue"/>
            <w:tcBorders>
              <w:top w:val="nil"/>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808080" w:sz="2" w:space="0"/>
              <w:right w:val="single" w:color="000000"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权益管理配置</w:t>
            </w:r>
          </w:p>
        </w:tc>
        <w:tc>
          <w:tcPr>
            <w:tcW w:w="2380" w:type="dxa"/>
            <w:vMerge w:val="continue"/>
            <w:tcBorders>
              <w:top w:val="nil"/>
              <w:left w:val="single" w:color="000000" w:sz="4" w:space="0"/>
              <w:bottom w:val="single" w:color="808080" w:sz="2"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nil"/>
              <w:left w:val="single" w:color="000000" w:sz="4" w:space="0"/>
              <w:bottom w:val="single" w:color="808080" w:sz="2"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nil"/>
              <w:left w:val="single" w:color="1F2329" w:sz="4" w:space="0"/>
              <w:bottom w:val="single" w:color="1F2329" w:sz="4" w:space="0"/>
              <w:right w:val="single" w:color="808080" w:sz="2"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808080" w:sz="2" w:space="0"/>
              <w:left w:val="single" w:color="808080" w:sz="2" w:space="0"/>
              <w:bottom w:val="nil"/>
              <w:right w:val="single" w:color="000000"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权益履约跟踪</w:t>
            </w:r>
          </w:p>
        </w:tc>
        <w:tc>
          <w:tcPr>
            <w:tcW w:w="2380" w:type="dxa"/>
            <w:vMerge w:val="continue"/>
            <w:tcBorders>
              <w:top w:val="single" w:color="808080" w:sz="2"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808080" w:sz="2" w:space="0"/>
              <w:left w:val="single" w:color="000000" w:sz="4" w:space="0"/>
              <w:bottom w:val="single" w:color="000000" w:sz="4" w:space="0"/>
              <w:right w:val="single" w:color="808080" w:sz="2"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808080" w:sz="2"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nil"/>
              <w:left w:val="single" w:color="1F2329" w:sz="4" w:space="0"/>
              <w:bottom w:val="single" w:color="1F2329" w:sz="4" w:space="0"/>
              <w:right w:val="single" w:color="808080" w:sz="2"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808080" w:sz="2" w:space="0"/>
              <w:bottom w:val="single" w:color="808080" w:sz="2" w:space="0"/>
              <w:right w:val="single" w:color="1F2329" w:sz="4" w:space="0"/>
            </w:tcBorders>
            <w:shd w:val="clear" w:color="auto" w:fill="auto"/>
            <w:noWrap/>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系统对接</w:t>
            </w:r>
          </w:p>
        </w:tc>
        <w:tc>
          <w:tcPr>
            <w:tcW w:w="2380" w:type="dxa"/>
            <w:tcBorders>
              <w:top w:val="single" w:color="1F2329" w:sz="4" w:space="0"/>
              <w:left w:val="single" w:color="1F2329" w:sz="4" w:space="0"/>
              <w:bottom w:val="single" w:color="808080" w:sz="2"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808080" w:sz="2" w:space="0"/>
              <w:right w:val="single" w:color="808080" w:sz="2"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808080" w:sz="2" w:space="0"/>
              <w:bottom w:val="single" w:color="808080" w:sz="2"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优惠券管理</w:t>
            </w:r>
          </w:p>
        </w:tc>
        <w:tc>
          <w:tcPr>
            <w:tcW w:w="2340" w:type="dxa"/>
            <w:tcBorders>
              <w:top w:val="single" w:color="808080" w:sz="2" w:space="0"/>
              <w:left w:val="single" w:color="1F2329" w:sz="4" w:space="0"/>
              <w:bottom w:val="single" w:color="1F2329" w:sz="4" w:space="0"/>
              <w:right w:val="single" w:color="808080" w:sz="2"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优惠券创建配置</w:t>
            </w:r>
          </w:p>
        </w:tc>
        <w:tc>
          <w:tcPr>
            <w:tcW w:w="2380" w:type="dxa"/>
            <w:vMerge w:val="restart"/>
            <w:tcBorders>
              <w:top w:val="single" w:color="808080" w:sz="2" w:space="0"/>
              <w:left w:val="single" w:color="808080" w:sz="2" w:space="0"/>
              <w:bottom w:val="single" w:color="808080" w:sz="2" w:space="0"/>
              <w:right w:val="single" w:color="000000"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tcBorders>
              <w:top w:val="single" w:color="808080" w:sz="2" w:space="0"/>
              <w:left w:val="single" w:color="000000" w:sz="4" w:space="0"/>
              <w:bottom w:val="single" w:color="808080" w:sz="2"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808080" w:sz="2" w:space="0"/>
              <w:left w:val="single" w:color="1F2329" w:sz="4" w:space="0"/>
              <w:bottom w:val="single" w:color="808080" w:sz="2" w:space="0"/>
              <w:right w:val="single" w:color="808080" w:sz="2"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808080" w:sz="2"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优惠券发放核销</w:t>
            </w:r>
          </w:p>
        </w:tc>
        <w:tc>
          <w:tcPr>
            <w:tcW w:w="2380" w:type="dxa"/>
            <w:vMerge w:val="continue"/>
            <w:tcBorders>
              <w:top w:val="single" w:color="808080" w:sz="2" w:space="0"/>
              <w:left w:val="single" w:color="808080" w:sz="2"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808080" w:sz="2"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808080" w:sz="2" w:space="0"/>
              <w:left w:val="single" w:color="1F2329" w:sz="4" w:space="0"/>
              <w:bottom w:val="single" w:color="1F2329" w:sz="4" w:space="0"/>
              <w:right w:val="single" w:color="808080" w:sz="2"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808080" w:sz="2"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优惠券查询管理</w:t>
            </w:r>
          </w:p>
        </w:tc>
        <w:tc>
          <w:tcPr>
            <w:tcW w:w="2380" w:type="dxa"/>
            <w:vMerge w:val="continue"/>
            <w:tcBorders>
              <w:top w:val="nil"/>
              <w:left w:val="single" w:color="808080" w:sz="2"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nil"/>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808080" w:sz="2"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商品管理</w:t>
            </w: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商品的创建配置</w:t>
            </w:r>
          </w:p>
        </w:tc>
        <w:tc>
          <w:tcPr>
            <w:tcW w:w="2380" w:type="dxa"/>
            <w:vMerge w:val="restart"/>
            <w:tcBorders>
              <w:top w:val="nil"/>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vMerge w:val="restart"/>
            <w:tcBorders>
              <w:top w:val="nil"/>
              <w:left w:val="single" w:color="000000" w:sz="4" w:space="0"/>
              <w:bottom w:val="single" w:color="000000" w:sz="4" w:space="0"/>
              <w:right w:val="single" w:color="000000" w:sz="4" w:space="0"/>
            </w:tcBorders>
            <w:shd w:val="clear" w:color="auto" w:fill="F76964"/>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新增模块</w:t>
            </w: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商品展示与领取</w:t>
            </w:r>
          </w:p>
        </w:tc>
        <w:tc>
          <w:tcPr>
            <w:tcW w:w="2380" w:type="dxa"/>
            <w:vMerge w:val="continue"/>
            <w:tcBorders>
              <w:top w:val="nil"/>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vMerge w:val="continue"/>
            <w:tcBorders>
              <w:top w:val="nil"/>
              <w:left w:val="single" w:color="000000" w:sz="4" w:space="0"/>
              <w:bottom w:val="single" w:color="000000" w:sz="4" w:space="0"/>
              <w:right w:val="single" w:color="000000" w:sz="4" w:space="0"/>
            </w:tcBorders>
            <w:shd w:val="clear" w:color="auto" w:fill="F76964"/>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商品领取核销数据</w:t>
            </w:r>
          </w:p>
        </w:tc>
        <w:tc>
          <w:tcPr>
            <w:tcW w:w="2380" w:type="dxa"/>
            <w:vMerge w:val="continue"/>
            <w:tcBorders>
              <w:top w:val="nil"/>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vMerge w:val="continue"/>
            <w:tcBorders>
              <w:top w:val="nil"/>
              <w:left w:val="single" w:color="000000" w:sz="4" w:space="0"/>
              <w:bottom w:val="single" w:color="000000" w:sz="4" w:space="0"/>
              <w:right w:val="single" w:color="000000" w:sz="4" w:space="0"/>
            </w:tcBorders>
            <w:shd w:val="clear" w:color="auto" w:fill="F76964"/>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清结算管理</w:t>
            </w: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积分清结算</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财务部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积分有效期管理</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优惠券结算</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风控管理</w:t>
            </w: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会员风控</w:t>
            </w:r>
          </w:p>
        </w:tc>
        <w:tc>
          <w:tcPr>
            <w:tcW w:w="2380" w:type="dxa"/>
            <w:vMerge w:val="restart"/>
            <w:tcBorders>
              <w:top w:val="nil"/>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发分主体风控</w:t>
            </w:r>
          </w:p>
        </w:tc>
        <w:tc>
          <w:tcPr>
            <w:tcW w:w="2380" w:type="dxa"/>
            <w:vMerge w:val="continue"/>
            <w:tcBorders>
              <w:top w:val="nil"/>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风控规则与预警</w:t>
            </w:r>
          </w:p>
        </w:tc>
        <w:tc>
          <w:tcPr>
            <w:tcW w:w="2380" w:type="dxa"/>
            <w:vMerge w:val="continue"/>
            <w:tcBorders>
              <w:top w:val="nil"/>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风控预警报表</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系统对接</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会员报表管理</w:t>
            </w: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会员报表</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积分报表</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0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优惠券报表</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营销管理</w:t>
            </w: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手动营销</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自动化营销</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系统对接</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bl>
    <w:p>
      <w:pPr>
        <w:rPr>
          <w:rFonts w:hint="eastAsia"/>
        </w:rPr>
      </w:pPr>
    </w:p>
    <w:p>
      <w:pPr>
        <w:pStyle w:val="4"/>
        <w:numPr>
          <w:ilvl w:val="1"/>
          <w:numId w:val="7"/>
        </w:numPr>
        <w:spacing w:before="160" w:after="100" w:line="293" w:lineRule="auto"/>
        <w:rPr>
          <w:rFonts w:hint="eastAsia" w:ascii="微软雅黑" w:hAnsi="微软雅黑" w:eastAsia="微软雅黑" w:cs="微软雅黑"/>
        </w:rPr>
      </w:pPr>
      <w:bookmarkStart w:id="8" w:name="_Toc104869958"/>
      <w:r>
        <w:rPr>
          <w:rFonts w:hint="eastAsia" w:ascii="微软雅黑" w:hAnsi="微软雅黑" w:eastAsia="微软雅黑" w:cs="微软雅黑"/>
          <w:b/>
          <w:i w:val="0"/>
          <w:sz w:val="34"/>
          <w:lang w:val="en-US" w:eastAsia="zh-CN"/>
        </w:rPr>
        <w:t>会员积分模块现有业务系统边界</w:t>
      </w:r>
      <w:bookmarkEnd w:id="8"/>
    </w:p>
    <w:p>
      <w:pPr>
        <w:numPr>
          <w:ilvl w:val="0"/>
          <w:numId w:val="0"/>
        </w:numPr>
        <w:ind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注：根据前期调研情况，现有商业系统已经具备会员积分功能，商业系统保留以下核心功能：积分发分、积分兑换、积分手动调整、优惠券与权益配置、核销；好社区需要支持积分的发放和消耗。最终积分的变更记录回传会员积分中台</w:t>
      </w:r>
    </w:p>
    <w:p>
      <w:pPr>
        <w:numPr>
          <w:ilvl w:val="0"/>
          <w:numId w:val="0"/>
        </w:numPr>
        <w:rPr>
          <w:rFonts w:hint="eastAsia" w:ascii="微软雅黑" w:hAnsi="微软雅黑" w:eastAsia="微软雅黑" w:cs="微软雅黑"/>
        </w:rPr>
      </w:pPr>
      <w:r>
        <w:drawing>
          <wp:inline distT="0" distB="0" distL="114300" distR="114300">
            <wp:extent cx="5923915" cy="3013075"/>
            <wp:effectExtent l="0" t="0" r="19685" b="9525"/>
            <wp:docPr id="3" name="图片 2" descr="已生成图像 1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已生成图像 1 (24)"/>
                    <pic:cNvPicPr>
                      <a:picLocks noChangeAspect="1"/>
                    </pic:cNvPicPr>
                  </pic:nvPicPr>
                  <pic:blipFill>
                    <a:blip r:embed="rId7"/>
                    <a:srcRect t="9645"/>
                    <a:stretch>
                      <a:fillRect/>
                    </a:stretch>
                  </pic:blipFill>
                  <pic:spPr>
                    <a:xfrm>
                      <a:off x="0" y="0"/>
                      <a:ext cx="5923915" cy="3013075"/>
                    </a:xfrm>
                    <a:prstGeom prst="rect">
                      <a:avLst/>
                    </a:prstGeom>
                  </pic:spPr>
                </pic:pic>
              </a:graphicData>
            </a:graphic>
          </wp:inline>
        </w:drawing>
      </w:r>
    </w:p>
    <w:p>
      <w:pPr>
        <w:pStyle w:val="3"/>
        <w:spacing w:before="280" w:after="100" w:line="293" w:lineRule="auto"/>
        <w:rPr>
          <w:rFonts w:hint="eastAsia" w:ascii="微软雅黑" w:hAnsi="微软雅黑" w:eastAsia="微软雅黑" w:cs="微软雅黑"/>
        </w:rPr>
      </w:pPr>
      <w:bookmarkStart w:id="9" w:name="_Toc1612793566"/>
      <w:r>
        <w:rPr>
          <w:rFonts w:hint="eastAsia" w:ascii="微软雅黑" w:hAnsi="微软雅黑" w:eastAsia="微软雅黑" w:cs="微软雅黑"/>
          <w:b/>
          <w:i w:val="0"/>
          <w:sz w:val="40"/>
        </w:rPr>
        <w:t>3. 项目范围</w:t>
      </w:r>
      <w:bookmarkEnd w:id="9"/>
    </w:p>
    <w:p>
      <w:pPr>
        <w:pStyle w:val="4"/>
        <w:spacing w:before="160" w:after="100" w:line="293" w:lineRule="auto"/>
        <w:rPr>
          <w:rFonts w:hint="eastAsia" w:ascii="微软雅黑" w:hAnsi="微软雅黑" w:eastAsia="微软雅黑" w:cs="微软雅黑"/>
        </w:rPr>
      </w:pPr>
      <w:bookmarkStart w:id="10" w:name="_Toc682871328"/>
      <w:r>
        <w:rPr>
          <w:rFonts w:hint="eastAsia" w:ascii="微软雅黑" w:hAnsi="微软雅黑" w:eastAsia="微软雅黑" w:cs="微软雅黑"/>
          <w:b/>
          <w:i w:val="0"/>
          <w:sz w:val="34"/>
        </w:rPr>
        <w:t>3.1. 项目概述</w:t>
      </w:r>
      <w:bookmarkEnd w:id="10"/>
    </w:p>
    <w:p>
      <w:pPr>
        <w:pStyle w:val="5"/>
        <w:spacing w:before="160" w:after="100" w:line="293" w:lineRule="auto"/>
        <w:rPr>
          <w:rFonts w:hint="eastAsia" w:ascii="微软雅黑" w:hAnsi="微软雅黑" w:eastAsia="微软雅黑" w:cs="微软雅黑"/>
        </w:rPr>
      </w:pPr>
      <w:bookmarkStart w:id="11" w:name="_Toc865800128"/>
      <w:r>
        <w:rPr>
          <w:rFonts w:hint="eastAsia" w:ascii="微软雅黑" w:hAnsi="微软雅黑" w:eastAsia="微软雅黑" w:cs="微软雅黑"/>
          <w:b/>
          <w:i w:val="0"/>
          <w:sz w:val="30"/>
        </w:rPr>
        <w:t>3.1.1. 项目目标</w:t>
      </w:r>
      <w:bookmarkEnd w:id="11"/>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建立统一会员主数据、积分账户资产、权益优惠券、清结算、风控和营销活动的一体化管理能力。</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形成会员、积分、权益、营销、清结算和风控之间清晰的数据口径、状态流转和操作留痕。</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为会员中心小程序、客户数据管理和外部系统集成提供稳定的会员与积分基础服务。</w:t>
      </w:r>
    </w:p>
    <w:p>
      <w:pPr>
        <w:pStyle w:val="5"/>
        <w:spacing w:before="160" w:after="100" w:line="293" w:lineRule="auto"/>
        <w:rPr>
          <w:rFonts w:hint="eastAsia" w:ascii="微软雅黑" w:hAnsi="微软雅黑" w:eastAsia="微软雅黑" w:cs="微软雅黑"/>
        </w:rPr>
      </w:pPr>
      <w:bookmarkStart w:id="12" w:name="_Toc153559224"/>
      <w:r>
        <w:rPr>
          <w:rFonts w:hint="eastAsia" w:ascii="微软雅黑" w:hAnsi="微软雅黑" w:eastAsia="微软雅黑" w:cs="微软雅黑"/>
          <w:b/>
          <w:i w:val="0"/>
          <w:sz w:val="30"/>
        </w:rPr>
        <w:t>3.1.2. 总体业务范围</w:t>
      </w:r>
      <w:bookmarkEnd w:id="12"/>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900"/>
        <w:gridCol w:w="3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业务域</w:t>
            </w:r>
          </w:p>
        </w:tc>
        <w:tc>
          <w:tcPr>
            <w:tcW w:w="39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覆盖内容</w:t>
            </w:r>
          </w:p>
        </w:tc>
        <w:tc>
          <w:tcPr>
            <w:tcW w:w="37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边界说明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会员与积分管理</w:t>
            </w:r>
          </w:p>
        </w:tc>
        <w:tc>
          <w:tcPr>
            <w:tcW w:w="39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会员中心、积分中心、权益中心、清结算管理、风控管理、营销管理</w:t>
            </w:r>
          </w:p>
        </w:tc>
        <w:tc>
          <w:tcPr>
            <w:tcW w:w="3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本版重点展开，是后台核心业务能力。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39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客户标签、人群、画像、洞察、行为分析、满意度、数据API等</w:t>
            </w:r>
          </w:p>
        </w:tc>
        <w:tc>
          <w:tcPr>
            <w:tcW w:w="3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作为会员画像、客户范围和营销筛选的上游或协同模块，本版展开详细分项。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系统集成</w:t>
            </w:r>
          </w:p>
        </w:tc>
        <w:tc>
          <w:tcPr>
            <w:tcW w:w="39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统一身份</w:t>
            </w:r>
            <w:r>
              <w:rPr>
                <w:rFonts w:hint="eastAsia" w:ascii="微软雅黑" w:hAnsi="微软雅黑" w:eastAsia="微软雅黑" w:cs="微软雅黑"/>
                <w:b w:val="0"/>
                <w:i w:val="0"/>
                <w:color w:val="1D2733"/>
                <w:sz w:val="19"/>
                <w:lang w:val="en-US" w:eastAsia="zh-CN"/>
              </w:rPr>
              <w:t>登陆</w:t>
            </w:r>
            <w:r>
              <w:rPr>
                <w:rFonts w:hint="eastAsia" w:ascii="微软雅黑" w:hAnsi="微软雅黑" w:eastAsia="微软雅黑" w:cs="微软雅黑"/>
                <w:b w:val="0"/>
                <w:i w:val="0"/>
                <w:color w:val="1D2733"/>
                <w:sz w:val="19"/>
              </w:rPr>
              <w:t>、数据接口、第三方系统对接</w:t>
            </w:r>
          </w:p>
        </w:tc>
        <w:tc>
          <w:tcPr>
            <w:tcW w:w="3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提供系统访问、数据同步计能力，本版仅描述接口边界。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39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登录授权、身份认证、会员信息、积分、权益、优惠券、消息通知</w:t>
            </w:r>
          </w:p>
        </w:tc>
        <w:tc>
          <w:tcPr>
            <w:tcW w:w="3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作为C端产品形态，本版独立成章展开详细蓝图。</w:t>
            </w:r>
          </w:p>
        </w:tc>
      </w:tr>
    </w:tbl>
    <w:p>
      <w:pPr>
        <w:spacing w:after="160" w:line="293" w:lineRule="auto"/>
        <w:rPr>
          <w:rFonts w:hint="eastAsia" w:ascii="微软雅黑" w:hAnsi="微软雅黑" w:eastAsia="微软雅黑" w:cs="微软雅黑"/>
        </w:rPr>
      </w:pPr>
    </w:p>
    <w:p>
      <w:pPr>
        <w:pStyle w:val="4"/>
        <w:spacing w:before="160" w:after="100" w:line="293" w:lineRule="auto"/>
        <w:rPr>
          <w:rFonts w:hint="eastAsia" w:ascii="微软雅黑" w:hAnsi="微软雅黑" w:eastAsia="微软雅黑" w:cs="微软雅黑"/>
        </w:rPr>
      </w:pPr>
      <w:bookmarkStart w:id="13" w:name="_Toc1742017721"/>
      <w:r>
        <w:rPr>
          <w:rFonts w:hint="eastAsia" w:ascii="微软雅黑" w:hAnsi="微软雅黑" w:eastAsia="微软雅黑" w:cs="微软雅黑"/>
          <w:b/>
          <w:i w:val="0"/>
          <w:sz w:val="34"/>
        </w:rPr>
        <w:t>3.2. 用户定义</w:t>
      </w:r>
      <w:bookmarkEnd w:id="13"/>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000"/>
        <w:gridCol w:w="4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用户角色</w:t>
            </w:r>
          </w:p>
        </w:tc>
        <w:tc>
          <w:tcPr>
            <w:tcW w:w="30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主要诉求</w:t>
            </w:r>
          </w:p>
        </w:tc>
        <w:tc>
          <w:tcPr>
            <w:tcW w:w="46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典型操作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会员运营</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管理会员资料、等级、标签、名单和状态</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查询会员、打标签、设置最低等级、冻结/解冻、处理注销。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积分运营</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管理积分账户、流水、调整、冻结和互换</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查询账户、提交积分调整、查看审核记录、冻结/解冻积分、查询明细和互换。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权益运营</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配置权益、商品、优惠券并跟踪核销</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新增/编辑权益、维护商品、配置优惠券、查询核销记录。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营销运营</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配置活动进入条件、客户范围和触达方式</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新增/编辑营销活动、暂存、提交、查看已参与会员清单。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财务清结算</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按组织和业务来源核算积分、券和费用</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配置清算规则、查看日报/月报、核对发分/兑分/券结算明细。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风控人员</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监控异常发分、兑换和活动风险</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配置风控规则、查看预警、处理发分主体风险和预警报表。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客服人员</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解释会员状态、积分变动、权益券和营销参与结果</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查看会员详情、积分明细、优惠券核销状态和活动参与清单。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系统管理员</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保障权限、日志、脱敏和接口安全</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配置用户角色、操作日志、字段脱敏、接口访问权限。</w:t>
            </w:r>
          </w:p>
        </w:tc>
      </w:tr>
    </w:tbl>
    <w:p>
      <w:pPr>
        <w:spacing w:after="160" w:line="293" w:lineRule="auto"/>
        <w:rPr>
          <w:rFonts w:hint="eastAsia" w:ascii="微软雅黑" w:hAnsi="微软雅黑" w:eastAsia="微软雅黑" w:cs="微软雅黑"/>
        </w:rPr>
      </w:pPr>
    </w:p>
    <w:p>
      <w:pPr>
        <w:pStyle w:val="4"/>
        <w:spacing w:before="160" w:after="100" w:line="293" w:lineRule="auto"/>
        <w:rPr>
          <w:rFonts w:hint="eastAsia" w:ascii="微软雅黑" w:hAnsi="微软雅黑" w:eastAsia="微软雅黑" w:cs="微软雅黑"/>
        </w:rPr>
      </w:pPr>
      <w:bookmarkStart w:id="14" w:name="_Toc1447277296"/>
      <w:r>
        <w:rPr>
          <w:rFonts w:hint="eastAsia" w:ascii="微软雅黑" w:hAnsi="微软雅黑" w:eastAsia="微软雅黑" w:cs="微软雅黑"/>
          <w:b/>
          <w:i w:val="0"/>
          <w:sz w:val="34"/>
        </w:rPr>
        <w:t>3.3. 系统总体设计</w:t>
      </w:r>
      <w:bookmarkEnd w:id="14"/>
    </w:p>
    <w:p>
      <w:pPr>
        <w:pStyle w:val="5"/>
        <w:spacing w:before="160" w:after="100" w:line="293" w:lineRule="auto"/>
        <w:rPr>
          <w:rFonts w:hint="eastAsia" w:ascii="微软雅黑" w:hAnsi="微软雅黑" w:eastAsia="微软雅黑" w:cs="微软雅黑"/>
        </w:rPr>
      </w:pPr>
      <w:bookmarkStart w:id="15" w:name="_Toc1989727950"/>
      <w:r>
        <w:rPr>
          <w:rFonts w:hint="eastAsia" w:ascii="微软雅黑" w:hAnsi="微软雅黑" w:eastAsia="微软雅黑" w:cs="微软雅黑"/>
          <w:b/>
          <w:i w:val="0"/>
          <w:sz w:val="30"/>
        </w:rPr>
        <w:t>3.3.1. 总体架构设计</w:t>
      </w:r>
      <w:bookmarkEnd w:id="15"/>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系统总体采用“多端入口、后台业务中台、客户数据运营、集成支撑”的分层设计。前端入口包括面向运营与管理人员的管理WEB端，以及面向会员的会员中心小程序；后台业务中台承载会员、积分、权益、清结算、风控、营销和报表能力；客户数据运营围绕客户标签、人群、画像、洞察和满意度分析形成数据加工与运营闭环；系统集成支撑统一身份、组织权限、日志审计、字段脱敏、参数配置、接口同步和第三方系统对接。</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从业务闭环看，会员信息和身份认证形成会员主档，积分账户、积分流水、权益优惠券、营销活动和小程序行为持续沉淀会员资产与行为数据；清结算管理负责积分和优惠券相关业务的规则配置、日清月结、有效期和结算报表；风控管理对异常发分、兑换、核销和活动参与进行预警；会员报表、客户画像和营销分析再反向支撑运营策略、客户触达和财务核对。</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系统总体架构设计如下：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315710" cy="4580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l="2748" t="852"/>
                    <a:stretch>
                      <a:fillRect/>
                    </a:stretch>
                  </pic:blipFill>
                  <pic:spPr>
                    <a:xfrm>
                      <a:off x="0" y="0"/>
                      <a:ext cx="6315710" cy="4580890"/>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系统总体架构设计图</w:t>
      </w:r>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000"/>
        <w:gridCol w:w="4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设计层级</w:t>
            </w:r>
          </w:p>
        </w:tc>
        <w:tc>
          <w:tcPr>
            <w:tcW w:w="30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组成内容</w:t>
            </w:r>
          </w:p>
        </w:tc>
        <w:tc>
          <w:tcPr>
            <w:tcW w:w="47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设计说明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入口层</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管理WEB端、会员中心小程序</w:t>
            </w:r>
          </w:p>
        </w:tc>
        <w:tc>
          <w:tcPr>
            <w:tcW w:w="4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分别承载后台运营管理和C端会员自助服务，统一消费后台会员、积分、权益、优惠券和通知能力。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业务能力层</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会员中心、积分中心、权益中心、清结算、风控、营销、会员报表</w:t>
            </w:r>
          </w:p>
        </w:tc>
        <w:tc>
          <w:tcPr>
            <w:tcW w:w="4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沉淀会员生命周期、积分资产、权益券、营销活动、风险预警和经营分析能力。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数据运营层</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客户标签、人群管理、客户画像、行为分析、满意度管理、数据API</w:t>
            </w:r>
          </w:p>
        </w:tc>
        <w:tc>
          <w:tcPr>
            <w:tcW w:w="4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对会员、积分、营销、小程序及外部业务数据进行统一识别、加工、分析和服务输出。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支撑治理层</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系统管理、参数配置、权限角色、操作日志、字段脱敏、接口管理</w:t>
            </w:r>
          </w:p>
        </w:tc>
        <w:tc>
          <w:tcPr>
            <w:tcW w:w="4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保障系统配置可维护、权限可控制、操作可追溯、敏感数据可脱敏、跨系统数据可协同。</w:t>
            </w:r>
          </w:p>
        </w:tc>
      </w:tr>
    </w:tbl>
    <w:p>
      <w:pPr>
        <w:spacing w:after="160" w:line="293" w:lineRule="auto"/>
        <w:rPr>
          <w:rFonts w:hint="eastAsia" w:ascii="微软雅黑" w:hAnsi="微软雅黑" w:eastAsia="微软雅黑" w:cs="微软雅黑"/>
        </w:rPr>
      </w:pPr>
    </w:p>
    <w:p>
      <w:pPr>
        <w:pStyle w:val="5"/>
        <w:spacing w:before="160" w:after="100" w:line="293" w:lineRule="auto"/>
        <w:rPr>
          <w:rFonts w:hint="eastAsia" w:ascii="微软雅黑" w:hAnsi="微软雅黑" w:eastAsia="微软雅黑" w:cs="微软雅黑"/>
        </w:rPr>
      </w:pPr>
      <w:bookmarkStart w:id="16" w:name="_Toc742304566"/>
      <w:r>
        <w:rPr>
          <w:rFonts w:hint="eastAsia" w:ascii="微软雅黑" w:hAnsi="微软雅黑" w:eastAsia="微软雅黑" w:cs="微软雅黑"/>
          <w:b/>
          <w:i w:val="0"/>
          <w:sz w:val="30"/>
        </w:rPr>
        <w:t>3.3.2. 产品形态</w:t>
      </w:r>
      <w:bookmarkEnd w:id="16"/>
    </w:p>
    <w:p>
      <w:pPr>
        <w:pStyle w:val="6"/>
        <w:spacing w:before="160" w:after="60" w:line="293" w:lineRule="auto"/>
        <w:rPr>
          <w:rFonts w:hint="eastAsia" w:ascii="微软雅黑" w:hAnsi="微软雅黑" w:eastAsia="微软雅黑" w:cs="微软雅黑"/>
        </w:rPr>
      </w:pPr>
      <w:bookmarkStart w:id="17" w:name="_Toc1180335339"/>
      <w:r>
        <w:rPr>
          <w:rFonts w:hint="eastAsia" w:ascii="微软雅黑" w:hAnsi="微软雅黑" w:eastAsia="微软雅黑" w:cs="微软雅黑"/>
          <w:b/>
          <w:i w:val="0"/>
          <w:sz w:val="28"/>
        </w:rPr>
        <w:t>3.3.2.1. 管理WEB端</w:t>
      </w:r>
      <w:bookmarkEnd w:id="17"/>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管理WEB端面向会员运营、积分运营、权益运营、营销运营、财务清结算、风控、客服和系统管理员使用，提供会员中心、积分中心、权益中心、清结算管理、风控管理、营销管理、会员报表、客户数据管理和系统管理配置等功能。系统需支持条件查询、列表查看、新增编辑、详情查看、审核处理、导入导出、批量操作、分页、状态控制、操作留痕和权限隔离等后台基础交互。</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管理WEB端中涉及会员状态、积分调整、积分冻结、优惠券配置、营销活动发布、清结算规则、参数配置、字段脱敏等高风险操作，应记录操作人、操作时间、操作原因、审核记录，便于业务追溯和责任界定。</w:t>
      </w:r>
    </w:p>
    <w:p>
      <w:pPr>
        <w:pStyle w:val="6"/>
        <w:spacing w:before="160" w:after="60" w:line="293" w:lineRule="auto"/>
        <w:rPr>
          <w:rFonts w:hint="eastAsia" w:ascii="微软雅黑" w:hAnsi="微软雅黑" w:eastAsia="微软雅黑" w:cs="微软雅黑"/>
        </w:rPr>
      </w:pPr>
      <w:bookmarkStart w:id="18" w:name="_Toc1589595234"/>
      <w:r>
        <w:rPr>
          <w:rFonts w:hint="eastAsia" w:ascii="微软雅黑" w:hAnsi="微软雅黑" w:eastAsia="微软雅黑" w:cs="微软雅黑"/>
          <w:b/>
          <w:i w:val="0"/>
          <w:sz w:val="28"/>
        </w:rPr>
        <w:t>3.3.2.2. 会员中心小程序</w:t>
      </w:r>
      <w:bookmarkEnd w:id="18"/>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小程序面向C端会员提供手机授权登录、项目住户认证、OCR身份认证、会员信息、积分账户、积分明细、积分兑换、权益领取、优惠券展示与核销、消息通知和会员注销等服务。小程序既是会员服务入口，也是会员行为和权益使用数据的回写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小程序侧展示内容应与后台会员主档、等级规则、积分余额、优惠券状态、权益状态和消息通知保持一致；涉及认证、兑换、领取、核销、注销等动作时，应将业务状态、处理结果和异常原因同步回后台，支撑客服查询、运营统计和清结算处理。</w:t>
      </w:r>
    </w:p>
    <w:p>
      <w:pPr>
        <w:pStyle w:val="5"/>
        <w:spacing w:before="160" w:after="100" w:line="293" w:lineRule="auto"/>
        <w:rPr>
          <w:rFonts w:hint="eastAsia" w:ascii="微软雅黑" w:hAnsi="微软雅黑" w:eastAsia="微软雅黑" w:cs="微软雅黑"/>
        </w:rPr>
      </w:pPr>
      <w:bookmarkStart w:id="19" w:name="_Toc1630529158"/>
      <w:r>
        <w:rPr>
          <w:rFonts w:hint="eastAsia" w:ascii="微软雅黑" w:hAnsi="微软雅黑" w:eastAsia="微软雅黑" w:cs="微软雅黑"/>
          <w:b/>
          <w:i w:val="0"/>
          <w:sz w:val="30"/>
        </w:rPr>
        <w:t>3.3.3. 总体设计原则</w:t>
      </w:r>
      <w:bookmarkEnd w:id="19"/>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统一会员主档：以会员唯一标识和客户OneID为基础，整合住户身份、手机号、项目归属、会员等级、标签、人群和权益数据。</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积分资产可追溯：积分发放、调整、冻结、解冻、兑换、过期和清算均需形成流水，支持按会员、组织、来源、场景和时间核对。</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运营配置可维护：会员等级、积分规则、优惠券、营销活动、清结算规则、参数配置等采用后台配置化管理，降低研发依赖。</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数据安全可管控：通过角色权限、数据权限、字段脱敏、导出控制、操作日志和接口鉴权控制敏感数据访问与流转风险。</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报表口径可复核：会员、积分、优惠券、营销和清结算报表应明确统计周期、统计维度、指标公式和导出口径，支撑业务复盘与财务核对。</w:t>
      </w:r>
    </w:p>
    <w:p>
      <w:pPr>
        <w:pStyle w:val="4"/>
        <w:spacing w:before="160" w:after="100" w:line="293" w:lineRule="auto"/>
        <w:rPr>
          <w:rFonts w:hint="eastAsia" w:ascii="微软雅黑" w:hAnsi="微软雅黑" w:eastAsia="微软雅黑" w:cs="微软雅黑"/>
        </w:rPr>
      </w:pPr>
      <w:bookmarkStart w:id="20" w:name="_Toc264739139"/>
      <w:r>
        <w:rPr>
          <w:rFonts w:hint="eastAsia" w:ascii="微软雅黑" w:hAnsi="微软雅黑" w:eastAsia="微软雅黑" w:cs="微软雅黑"/>
          <w:b/>
          <w:i w:val="0"/>
          <w:sz w:val="34"/>
        </w:rPr>
        <w:t>3.4. 系统模块</w:t>
      </w:r>
      <w:bookmarkEnd w:id="20"/>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系统模块围绕后台运营管理、客户数据运营、C端会员服务和系统集成支撑展开。其中会员与积分管理是核心业务模块，客户数据管理提供客户洞察和运营筛选能力，会员中心小程序承接会员自助服务，系统管理与集成模块保障平台配置、权限、安全和跨系统协同。</w:t>
      </w:r>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30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一级模块</w:t>
            </w:r>
          </w:p>
        </w:tc>
        <w:tc>
          <w:tcPr>
            <w:tcW w:w="33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二级模块</w:t>
            </w:r>
          </w:p>
        </w:tc>
        <w:tc>
          <w:tcPr>
            <w:tcW w:w="43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核心内容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会员与积分管理</w:t>
            </w:r>
          </w:p>
        </w:tc>
        <w:tc>
          <w:tcPr>
            <w:tcW w:w="33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会员中心、积分中心、权益中心、清结算管理、风控管理、营销管理、会员报表</w:t>
            </w:r>
          </w:p>
        </w:tc>
        <w:tc>
          <w:tcPr>
            <w:tcW w:w="4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覆盖会员生命周期、积分资产、权益优惠券、清结算、风险预警、营销活动和经营报表。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33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客户标签管理、人群管理、客户画像、客户洞察、行为分析、满意度管理、数据API</w:t>
            </w:r>
          </w:p>
        </w:tc>
        <w:tc>
          <w:tcPr>
            <w:tcW w:w="4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支持客户数据整合、标签加工、人群圈选、画像分析、满意度评价和数据服务输出。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33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授权登录、身份认证、会员中心、积分中心、权益中心、优惠券管理、通知中心</w:t>
            </w:r>
          </w:p>
        </w:tc>
        <w:tc>
          <w:tcPr>
            <w:tcW w:w="4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面向会员提供身份认证、会员资料、积分查询兑换、权益领取、券展示核销和消息提醒。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系统管理与集成</w:t>
            </w:r>
          </w:p>
        </w:tc>
        <w:tc>
          <w:tcPr>
            <w:tcW w:w="33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用户管理、角色管理、参数配置、数据权限、字段脱敏、操作日志、接口管理</w:t>
            </w:r>
          </w:p>
        </w:tc>
        <w:tc>
          <w:tcPr>
            <w:tcW w:w="4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提供组织用户、权限角色、系统参数、安全审计、脱敏控制和第三方系统集成能力。</w:t>
            </w:r>
          </w:p>
        </w:tc>
      </w:tr>
    </w:tbl>
    <w:p>
      <w:pPr>
        <w:spacing w:after="160" w:line="293" w:lineRule="auto"/>
        <w:rPr>
          <w:rFonts w:hint="eastAsia" w:ascii="微软雅黑" w:hAnsi="微软雅黑" w:eastAsia="微软雅黑" w:cs="微软雅黑"/>
        </w:rPr>
      </w:pPr>
    </w:p>
    <w:p>
      <w:pPr>
        <w:pStyle w:val="5"/>
        <w:spacing w:before="160" w:after="100" w:line="293" w:lineRule="auto"/>
        <w:rPr>
          <w:rFonts w:hint="eastAsia" w:ascii="微软雅黑" w:hAnsi="微软雅黑" w:eastAsia="微软雅黑" w:cs="微软雅黑"/>
        </w:rPr>
      </w:pPr>
      <w:bookmarkStart w:id="21" w:name="_Toc2032076236"/>
      <w:r>
        <w:rPr>
          <w:rFonts w:hint="eastAsia" w:ascii="微软雅黑" w:hAnsi="微软雅黑" w:eastAsia="微软雅黑" w:cs="微软雅黑"/>
          <w:b/>
          <w:i w:val="0"/>
          <w:sz w:val="30"/>
        </w:rPr>
        <w:t>3.4.1. 会员与积分管理</w:t>
      </w:r>
      <w:bookmarkEnd w:id="21"/>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与积分管理是本次蓝图的核心后台业务域，负责会员主数据维护、会员等级运营、积分账户资产、权益商品、优惠券、积分清结算、风险预警、营销活动和会员报表分析。模块需兼顾业务运营效率、财务对账准确性和高风险操作管控。</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会员中心：管理会员信息、会员等级、会员标签、名单、冻结/解冻、注销、导入导出和详情画像入口。</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积分中心：管理积分账户、积分明细、积分调整审核、积分冻结、积分互换、积分规则和积分兑换业务。</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权益中心：管理会员权益、权益商品、优惠券配置、优惠券核销和券相关操作记录。</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清结算管理：配置积分清算规则和有效期，提供积分日清、过期积分、积分兑分月结和优惠券结算报表。</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风控管理：配置风险规则，监控异常发分、兑换、核销、活动参与和发分主体风险，形成预警处理闭环。</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营销管理</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rPr>
        <w:t>支持营销活动配置、客户范围筛选、触达执行、参与会员清单</w:t>
      </w:r>
      <w:r>
        <w:rPr>
          <w:rFonts w:hint="eastAsia" w:ascii="微软雅黑" w:hAnsi="微软雅黑" w:eastAsia="微软雅黑" w:cs="微软雅黑"/>
          <w:b w:val="0"/>
          <w:i w:val="0"/>
          <w:color w:val="1D2733"/>
          <w:sz w:val="25"/>
          <w:lang w:eastAsia="zh-CN"/>
        </w:rPr>
        <w:t>。</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会员报表：</w:t>
      </w:r>
      <w:r>
        <w:rPr>
          <w:rFonts w:hint="eastAsia" w:ascii="微软雅黑" w:hAnsi="微软雅黑" w:eastAsia="微软雅黑" w:cs="微软雅黑"/>
          <w:b w:val="0"/>
          <w:i w:val="0"/>
          <w:color w:val="1D2733"/>
          <w:sz w:val="25"/>
          <w:lang w:val="en-US" w:eastAsia="zh-CN"/>
        </w:rPr>
        <w:t>支持</w:t>
      </w:r>
      <w:r>
        <w:rPr>
          <w:rFonts w:hint="eastAsia" w:ascii="微软雅黑" w:hAnsi="微软雅黑" w:eastAsia="微软雅黑" w:cs="微软雅黑"/>
          <w:b w:val="0"/>
          <w:i w:val="0"/>
          <w:color w:val="1D2733"/>
          <w:sz w:val="25"/>
        </w:rPr>
        <w:t>会员、积分、优惠券等统计分析。</w:t>
      </w:r>
    </w:p>
    <w:p>
      <w:pPr>
        <w:pStyle w:val="5"/>
        <w:spacing w:before="160" w:after="100" w:line="293" w:lineRule="auto"/>
        <w:rPr>
          <w:rFonts w:hint="eastAsia" w:ascii="微软雅黑" w:hAnsi="微软雅黑" w:eastAsia="微软雅黑" w:cs="微软雅黑"/>
        </w:rPr>
      </w:pPr>
      <w:bookmarkStart w:id="22" w:name="_Toc1672860211"/>
      <w:r>
        <w:rPr>
          <w:rFonts w:hint="eastAsia" w:ascii="微软雅黑" w:hAnsi="微软雅黑" w:eastAsia="微软雅黑" w:cs="微软雅黑"/>
          <w:b/>
          <w:i w:val="0"/>
          <w:sz w:val="30"/>
        </w:rPr>
        <w:t>3.4.2. 客户数据管理</w:t>
      </w:r>
      <w:bookmarkEnd w:id="22"/>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数据管理面向会员运营、营销运营、客服和管理分析场景，承接多来源客户数据的统一识别、标签沉淀、人群圈选、画像展示、行为分析和满意度评价，向会员与积分管理、营销活动和外部系统输出客户洞察与人群服务。</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客户标签管理：支持标签分类、标签规则、更新方式、标签状态和标签覆盖人数管理</w:t>
      </w:r>
      <w:del w:id="0" w:author="勇哥" w:date="2026-07-27T10:33:40Z">
        <w:r>
          <w:rPr>
            <w:rFonts w:hint="eastAsia" w:ascii="微软雅黑" w:hAnsi="微软雅黑" w:eastAsia="微软雅黑" w:cs="微软雅黑"/>
            <w:b w:val="0"/>
            <w:i w:val="0"/>
            <w:color w:val="1D2733"/>
            <w:sz w:val="25"/>
          </w:rPr>
          <w:delText>，字段按原型设置必填约束</w:delText>
        </w:r>
      </w:del>
      <w:r>
        <w:rPr>
          <w:rFonts w:hint="eastAsia" w:ascii="微软雅黑" w:hAnsi="微软雅黑" w:eastAsia="微软雅黑" w:cs="微软雅黑"/>
          <w:b w:val="0"/>
          <w:i w:val="0"/>
          <w:color w:val="1D2733"/>
          <w:sz w:val="25"/>
        </w:rPr>
        <w:t>。</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人群管理：支持按标签、规则、导入和运算结果圈选人群，人群导入、运算字段、画像描述、预估人数</w:t>
      </w:r>
      <w:del w:id="1" w:author="勇哥" w:date="2026-07-27T10:34:01Z">
        <w:r>
          <w:rPr>
            <w:rFonts w:hint="eastAsia" w:ascii="微软雅黑" w:hAnsi="微软雅黑" w:eastAsia="微软雅黑" w:cs="微软雅黑"/>
            <w:b w:val="0"/>
            <w:i w:val="0"/>
            <w:color w:val="1D2733"/>
            <w:sz w:val="25"/>
          </w:rPr>
          <w:delText>按当前原型口径处理为非必填</w:delText>
        </w:r>
      </w:del>
      <w:r>
        <w:rPr>
          <w:rFonts w:hint="eastAsia" w:ascii="微软雅黑" w:hAnsi="微软雅黑" w:eastAsia="微软雅黑" w:cs="微软雅黑"/>
          <w:b w:val="0"/>
          <w:i w:val="0"/>
          <w:color w:val="1D2733"/>
          <w:sz w:val="25"/>
        </w:rPr>
        <w:t>。</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客户画像：从基础信息、会员资产、积分行为、权益券、标签、人群、项目关系和满意度等维度形成客户统一视图。</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客户洞察与行为分析：围绕客户结构、活跃、消费、积分、权益和营销响应进行统计分析，支撑运营策略调整。</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满意度管理与数据API：管理问卷、评价结果和客户反馈，同时向内部业务系统提供客户标签、人群和画像数据服务。</w:t>
      </w:r>
    </w:p>
    <w:p>
      <w:pPr>
        <w:pStyle w:val="5"/>
        <w:spacing w:before="160" w:after="100" w:line="293" w:lineRule="auto"/>
        <w:rPr>
          <w:rFonts w:hint="eastAsia" w:ascii="微软雅黑" w:hAnsi="微软雅黑" w:eastAsia="微软雅黑" w:cs="微软雅黑"/>
        </w:rPr>
      </w:pPr>
      <w:bookmarkStart w:id="23" w:name="_Toc905659753"/>
      <w:r>
        <w:rPr>
          <w:rFonts w:hint="eastAsia" w:ascii="微软雅黑" w:hAnsi="微软雅黑" w:eastAsia="微软雅黑" w:cs="微软雅黑"/>
          <w:b/>
          <w:i w:val="0"/>
          <w:sz w:val="30"/>
        </w:rPr>
        <w:t>3.4.3. 系统集成</w:t>
      </w:r>
      <w:bookmarkEnd w:id="23"/>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系统集成负责会员与积分平台、智能客服-CDP、智能客服-会员积分、智能客服-会员权益、外部业务系统和集团公共平台之间的数据同步、接口服务和结算协同。集成范围覆盖充电、停车、商业会员、社区服务、企业微信客户标签、400客服、财务系统、外部营销系统，重点保障会员基础信息、积分资产、权益核销、用户行为、客户标签、满意度和清结算数据在各系统之间口径一致、流向清晰、可追溯。</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充电与停车业务集成：安邻充向智能客服-会员积分同步充电优惠对接结果，向智能客服-CDP同步用户充电记录；停车系统向智能客服-会员积分同步停车优惠对接结果，向智能客服-CDP同步车辆信息、停车记录等用户数据。</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商业会员系统集成：安荟邻向智能客服-CDP同步用户基础信息、积分规则和用户行为数据，向智能客服-会员积分同步用户现有积分、过期时间和积分明细，向智能客服-会员权益同步权益核销数据；智能客服-CDP向安荟邻回传会员积分中台的可用积分、总积分、积分明细、会员等级、成长明细，以及整合后的用户数据和标签。</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好社区与社区服务集成：好社区向智能客服-CDP同步用户基础信息、兴趣爱好、积分规则、权益核销、客户满意度和用户行为数据；智能客服-CDP向好社区回传会员积分中台积分数据、会员等级、成长明细、积分获取/消耗结果，以及CDP整合后的用户数据和标签。</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客户通、安居乐寓与400客服集成：客户通通过企业微信接口向智能客服-CDP提供客户标签数据；安居乐寓向智能客服-CDP同步用户基础信息和用户行为数据，智能客服-CDP向安居乐寓回传积分数据、会员数据、积分规则和用户标签；智能客服-CDP向智能客服-400提供用户基础信息和标签数据查询/修改能力，智能客服-400向智能客服-CDP同步客户满意度数据。</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财务与清结算集成：智能客服-会员积分向财务系统</w:t>
      </w:r>
      <w:ins w:id="2" w:author="勇哥" w:date="2026-07-24T17:09:23Z">
        <w:r>
          <w:rPr>
            <w:rFonts w:hint="eastAsia" w:ascii="微软雅黑" w:hAnsi="微软雅黑" w:eastAsia="微软雅黑" w:cs="微软雅黑"/>
            <w:b w:val="0"/>
            <w:i w:val="0"/>
            <w:color w:val="1D2733"/>
            <w:sz w:val="25"/>
            <w:lang w:val="en-US" w:eastAsia="zh-CN"/>
          </w:rPr>
          <w:t>以</w:t>
        </w:r>
      </w:ins>
      <w:ins w:id="3" w:author="勇哥" w:date="2026-07-24T17:09:25Z">
        <w:r>
          <w:rPr>
            <w:rFonts w:hint="eastAsia" w:ascii="微软雅黑" w:hAnsi="微软雅黑" w:eastAsia="微软雅黑" w:cs="微软雅黑"/>
            <w:b w:val="0"/>
            <w:i w:val="0"/>
            <w:color w:val="1D2733"/>
            <w:sz w:val="25"/>
            <w:lang w:val="en-US" w:eastAsia="zh-CN"/>
          </w:rPr>
          <w:t>月为</w:t>
        </w:r>
      </w:ins>
      <w:ins w:id="4" w:author="勇哥" w:date="2026-07-24T17:09:26Z">
        <w:r>
          <w:rPr>
            <w:rFonts w:hint="eastAsia" w:ascii="微软雅黑" w:hAnsi="微软雅黑" w:eastAsia="微软雅黑" w:cs="微软雅黑"/>
            <w:b w:val="0"/>
            <w:i w:val="0"/>
            <w:color w:val="1D2733"/>
            <w:sz w:val="25"/>
            <w:lang w:val="en-US" w:eastAsia="zh-CN"/>
          </w:rPr>
          <w:t>单位</w:t>
        </w:r>
      </w:ins>
      <w:r>
        <w:rPr>
          <w:rFonts w:hint="eastAsia" w:ascii="微软雅黑" w:hAnsi="微软雅黑" w:eastAsia="微软雅黑" w:cs="微软雅黑"/>
          <w:b w:val="0"/>
          <w:i w:val="0"/>
          <w:color w:val="1D2733"/>
          <w:sz w:val="25"/>
        </w:rPr>
        <w:t>同步积分清结算数据，</w:t>
      </w:r>
      <w:ins w:id="5" w:author="勇哥" w:date="2026-07-24T17:08:54Z">
        <w:r>
          <w:rPr>
            <w:rFonts w:hint="eastAsia" w:ascii="微软雅黑" w:hAnsi="微软雅黑" w:eastAsia="微软雅黑" w:cs="微软雅黑"/>
            <w:b w:val="0"/>
            <w:i w:val="0"/>
            <w:color w:val="1D2733"/>
            <w:sz w:val="25"/>
            <w:lang w:val="en-US" w:eastAsia="zh-CN"/>
          </w:rPr>
          <w:t>按</w:t>
        </w:r>
      </w:ins>
      <w:ins w:id="6" w:author="勇哥" w:date="2026-07-24T17:09:35Z">
        <w:r>
          <w:rPr>
            <w:rFonts w:hint="eastAsia" w:ascii="微软雅黑" w:hAnsi="微软雅黑" w:eastAsia="微软雅黑" w:cs="微软雅黑"/>
            <w:b w:val="0"/>
            <w:i w:val="0"/>
            <w:color w:val="1D2733"/>
            <w:sz w:val="25"/>
            <w:lang w:val="en-US" w:eastAsia="zh-CN"/>
          </w:rPr>
          <w:t>兑</w:t>
        </w:r>
      </w:ins>
      <w:ins w:id="7" w:author="勇哥" w:date="2026-07-24T17:09:36Z">
        <w:r>
          <w:rPr>
            <w:rFonts w:hint="eastAsia" w:ascii="微软雅黑" w:hAnsi="微软雅黑" w:eastAsia="微软雅黑" w:cs="微软雅黑"/>
            <w:b w:val="0"/>
            <w:i w:val="0"/>
            <w:color w:val="1D2733"/>
            <w:sz w:val="25"/>
            <w:lang w:val="en-US" w:eastAsia="zh-CN"/>
          </w:rPr>
          <w:t>分方</w:t>
        </w:r>
      </w:ins>
      <w:ins w:id="8" w:author="勇哥" w:date="2026-07-24T17:09:37Z">
        <w:r>
          <w:rPr>
            <w:rFonts w:hint="eastAsia" w:ascii="微软雅黑" w:hAnsi="微软雅黑" w:eastAsia="微软雅黑" w:cs="微软雅黑"/>
            <w:b w:val="0"/>
            <w:i w:val="0"/>
            <w:color w:val="1D2733"/>
            <w:sz w:val="25"/>
            <w:lang w:val="en-US" w:eastAsia="zh-CN"/>
          </w:rPr>
          <w:t>式</w:t>
        </w:r>
      </w:ins>
      <w:ins w:id="9" w:author="勇哥" w:date="2026-07-24T17:09:38Z">
        <w:r>
          <w:rPr>
            <w:rFonts w:hint="eastAsia" w:ascii="微软雅黑" w:hAnsi="微软雅黑" w:eastAsia="微软雅黑" w:cs="微软雅黑"/>
            <w:b w:val="0"/>
            <w:i w:val="0"/>
            <w:color w:val="1D2733"/>
            <w:sz w:val="25"/>
            <w:lang w:val="en-US" w:eastAsia="zh-CN"/>
          </w:rPr>
          <w:t>将</w:t>
        </w:r>
      </w:ins>
      <w:ins w:id="10" w:author="勇哥" w:date="2026-07-24T17:10:05Z">
        <w:r>
          <w:rPr>
            <w:rFonts w:hint="eastAsia" w:ascii="微软雅黑" w:hAnsi="微软雅黑" w:eastAsia="微软雅黑" w:cs="微软雅黑"/>
            <w:b w:val="0"/>
            <w:i w:val="0"/>
            <w:color w:val="1D2733"/>
            <w:sz w:val="25"/>
            <w:lang w:val="en-US" w:eastAsia="zh-CN"/>
          </w:rPr>
          <w:t>兑换商品</w:t>
        </w:r>
      </w:ins>
      <w:ins w:id="11" w:author="勇哥" w:date="2026-07-24T17:10:10Z">
        <w:r>
          <w:rPr>
            <w:rFonts w:hint="eastAsia" w:ascii="微软雅黑" w:hAnsi="微软雅黑" w:eastAsia="微软雅黑" w:cs="微软雅黑"/>
            <w:b w:val="0"/>
            <w:i w:val="0"/>
            <w:color w:val="1D2733"/>
            <w:sz w:val="25"/>
            <w:lang w:val="en-US" w:eastAsia="zh-CN"/>
          </w:rPr>
          <w:t>、</w:t>
        </w:r>
      </w:ins>
      <w:ins w:id="12" w:author="勇哥" w:date="2026-07-24T17:10:05Z">
        <w:r>
          <w:rPr>
            <w:rFonts w:hint="eastAsia" w:ascii="微软雅黑" w:hAnsi="微软雅黑" w:eastAsia="微软雅黑" w:cs="微软雅黑"/>
            <w:b w:val="0"/>
            <w:i w:val="0"/>
            <w:color w:val="1D2733"/>
            <w:sz w:val="25"/>
            <w:lang w:val="en-US" w:eastAsia="zh-CN"/>
          </w:rPr>
          <w:t>礼券类型</w:t>
        </w:r>
      </w:ins>
      <w:ins w:id="13" w:author="勇哥" w:date="2026-07-24T17:10:13Z">
        <w:r>
          <w:rPr>
            <w:rFonts w:hint="eastAsia" w:ascii="微软雅黑" w:hAnsi="微软雅黑" w:eastAsia="微软雅黑" w:cs="微软雅黑"/>
            <w:b w:val="0"/>
            <w:i w:val="0"/>
            <w:color w:val="1D2733"/>
            <w:sz w:val="25"/>
            <w:lang w:val="en-US" w:eastAsia="zh-CN"/>
          </w:rPr>
          <w:t>、</w:t>
        </w:r>
      </w:ins>
      <w:ins w:id="14" w:author="勇哥" w:date="2026-07-24T17:10:05Z">
        <w:r>
          <w:rPr>
            <w:rFonts w:hint="eastAsia" w:ascii="微软雅黑" w:hAnsi="微软雅黑" w:eastAsia="微软雅黑" w:cs="微软雅黑"/>
            <w:b w:val="0"/>
            <w:i w:val="0"/>
            <w:color w:val="1D2733"/>
            <w:sz w:val="25"/>
            <w:lang w:val="en-US" w:eastAsia="zh-CN"/>
          </w:rPr>
          <w:t>发分主体</w:t>
        </w:r>
      </w:ins>
      <w:ins w:id="15" w:author="勇哥" w:date="2026-07-24T17:10:17Z">
        <w:r>
          <w:rPr>
            <w:rFonts w:hint="eastAsia" w:ascii="微软雅黑" w:hAnsi="微软雅黑" w:eastAsia="微软雅黑" w:cs="微软雅黑"/>
            <w:b w:val="0"/>
            <w:i w:val="0"/>
            <w:color w:val="1D2733"/>
            <w:sz w:val="25"/>
            <w:lang w:val="en-US" w:eastAsia="zh-CN"/>
          </w:rPr>
          <w:t>、</w:t>
        </w:r>
      </w:ins>
      <w:ins w:id="16" w:author="勇哥" w:date="2026-07-24T17:10:34Z">
        <w:r>
          <w:rPr>
            <w:rFonts w:hint="eastAsia" w:ascii="微软雅黑" w:hAnsi="微软雅黑" w:eastAsia="微软雅黑" w:cs="微软雅黑"/>
            <w:b w:val="0"/>
            <w:i w:val="0"/>
            <w:color w:val="1D2733"/>
            <w:sz w:val="25"/>
            <w:lang w:val="en-US" w:eastAsia="zh-CN"/>
          </w:rPr>
          <w:t>所</w:t>
        </w:r>
      </w:ins>
      <w:ins w:id="17" w:author="勇哥" w:date="2026-07-24T17:10:35Z">
        <w:r>
          <w:rPr>
            <w:rFonts w:hint="eastAsia" w:ascii="微软雅黑" w:hAnsi="微软雅黑" w:eastAsia="微软雅黑" w:cs="微软雅黑"/>
            <w:b w:val="0"/>
            <w:i w:val="0"/>
            <w:color w:val="1D2733"/>
            <w:sz w:val="25"/>
            <w:lang w:val="en-US" w:eastAsia="zh-CN"/>
          </w:rPr>
          <w:t>属</w:t>
        </w:r>
      </w:ins>
      <w:ins w:id="18" w:author="勇哥" w:date="2026-07-24T17:10:21Z">
        <w:r>
          <w:rPr>
            <w:rFonts w:hint="eastAsia" w:ascii="微软雅黑" w:hAnsi="微软雅黑" w:eastAsia="微软雅黑" w:cs="微软雅黑"/>
            <w:b w:val="0"/>
            <w:i w:val="0"/>
            <w:color w:val="1D2733"/>
            <w:sz w:val="25"/>
            <w:lang w:val="en-US" w:eastAsia="zh-CN"/>
          </w:rPr>
          <w:t>项</w:t>
        </w:r>
      </w:ins>
      <w:ins w:id="19" w:author="勇哥" w:date="2026-07-24T17:10:23Z">
        <w:r>
          <w:rPr>
            <w:rFonts w:hint="eastAsia" w:ascii="微软雅黑" w:hAnsi="微软雅黑" w:eastAsia="微软雅黑" w:cs="微软雅黑"/>
            <w:b w:val="0"/>
            <w:i w:val="0"/>
            <w:color w:val="1D2733"/>
            <w:sz w:val="25"/>
            <w:lang w:val="en-US" w:eastAsia="zh-CN"/>
          </w:rPr>
          <w:t>目</w:t>
        </w:r>
      </w:ins>
      <w:ins w:id="20" w:author="勇哥" w:date="2026-07-24T17:10:37Z">
        <w:r>
          <w:rPr>
            <w:rFonts w:hint="eastAsia" w:ascii="微软雅黑" w:hAnsi="微软雅黑" w:eastAsia="微软雅黑" w:cs="微软雅黑"/>
            <w:b w:val="0"/>
            <w:i w:val="0"/>
            <w:color w:val="1D2733"/>
            <w:sz w:val="25"/>
            <w:lang w:val="en-US" w:eastAsia="zh-CN"/>
          </w:rPr>
          <w:t>、</w:t>
        </w:r>
      </w:ins>
      <w:ins w:id="21" w:author="勇哥" w:date="2026-07-24T17:10:05Z">
        <w:r>
          <w:rPr>
            <w:rFonts w:hint="eastAsia" w:ascii="微软雅黑" w:hAnsi="微软雅黑" w:eastAsia="微软雅黑" w:cs="微软雅黑"/>
            <w:b w:val="0"/>
            <w:i w:val="0"/>
            <w:color w:val="1D2733"/>
            <w:sz w:val="25"/>
            <w:lang w:val="en-US" w:eastAsia="zh-CN"/>
          </w:rPr>
          <w:t>商品归属主体</w:t>
        </w:r>
      </w:ins>
      <w:ins w:id="22" w:author="勇哥" w:date="2026-07-24T17:10:43Z">
        <w:r>
          <w:rPr>
            <w:rFonts w:hint="eastAsia" w:ascii="微软雅黑" w:hAnsi="微软雅黑" w:eastAsia="微软雅黑" w:cs="微软雅黑"/>
            <w:b w:val="0"/>
            <w:i w:val="0"/>
            <w:color w:val="1D2733"/>
            <w:sz w:val="25"/>
            <w:lang w:val="en-US" w:eastAsia="zh-CN"/>
          </w:rPr>
          <w:t>、</w:t>
        </w:r>
      </w:ins>
      <w:ins w:id="23" w:author="勇哥" w:date="2026-07-24T17:10:05Z">
        <w:r>
          <w:rPr>
            <w:rFonts w:hint="eastAsia" w:ascii="微软雅黑" w:hAnsi="微软雅黑" w:eastAsia="微软雅黑" w:cs="微软雅黑"/>
            <w:b w:val="0"/>
            <w:i w:val="0"/>
            <w:color w:val="1D2733"/>
            <w:sz w:val="25"/>
            <w:lang w:val="en-US" w:eastAsia="zh-CN"/>
          </w:rPr>
          <w:t>兑换类型</w:t>
        </w:r>
      </w:ins>
      <w:ins w:id="24" w:author="勇哥" w:date="2026-07-24T17:10:48Z">
        <w:r>
          <w:rPr>
            <w:rFonts w:hint="eastAsia" w:ascii="微软雅黑" w:hAnsi="微软雅黑" w:eastAsia="微软雅黑" w:cs="微软雅黑"/>
            <w:b w:val="0"/>
            <w:i w:val="0"/>
            <w:color w:val="1D2733"/>
            <w:sz w:val="25"/>
            <w:lang w:val="en-US" w:eastAsia="zh-CN"/>
          </w:rPr>
          <w:t>、</w:t>
        </w:r>
      </w:ins>
      <w:ins w:id="25" w:author="勇哥" w:date="2026-07-24T17:10:05Z">
        <w:r>
          <w:rPr>
            <w:rFonts w:hint="eastAsia" w:ascii="微软雅黑" w:hAnsi="微软雅黑" w:eastAsia="微软雅黑" w:cs="微软雅黑"/>
            <w:b w:val="0"/>
            <w:i w:val="0"/>
            <w:color w:val="1D2733"/>
            <w:sz w:val="25"/>
            <w:lang w:val="en-US" w:eastAsia="zh-CN"/>
          </w:rPr>
          <w:t>兑分次数</w:t>
        </w:r>
      </w:ins>
      <w:ins w:id="26" w:author="勇哥" w:date="2026-07-24T17:10:51Z">
        <w:r>
          <w:rPr>
            <w:rFonts w:hint="eastAsia" w:ascii="微软雅黑" w:hAnsi="微软雅黑" w:eastAsia="微软雅黑" w:cs="微软雅黑"/>
            <w:b w:val="0"/>
            <w:i w:val="0"/>
            <w:color w:val="1D2733"/>
            <w:sz w:val="25"/>
            <w:lang w:val="en-US" w:eastAsia="zh-CN"/>
          </w:rPr>
          <w:t>、</w:t>
        </w:r>
      </w:ins>
      <w:ins w:id="27" w:author="勇哥" w:date="2026-07-24T17:10:05Z">
        <w:r>
          <w:rPr>
            <w:rFonts w:hint="eastAsia" w:ascii="微软雅黑" w:hAnsi="微软雅黑" w:eastAsia="微软雅黑" w:cs="微软雅黑"/>
            <w:b w:val="0"/>
            <w:i w:val="0"/>
            <w:color w:val="1D2733"/>
            <w:sz w:val="25"/>
            <w:lang w:val="en-US" w:eastAsia="zh-CN"/>
          </w:rPr>
          <w:t>兑分单价</w:t>
        </w:r>
      </w:ins>
      <w:ins w:id="28" w:author="勇哥" w:date="2026-07-24T17:10:54Z">
        <w:r>
          <w:rPr>
            <w:rFonts w:hint="eastAsia" w:ascii="微软雅黑" w:hAnsi="微软雅黑" w:eastAsia="微软雅黑" w:cs="微软雅黑"/>
            <w:b w:val="0"/>
            <w:i w:val="0"/>
            <w:color w:val="1D2733"/>
            <w:sz w:val="25"/>
            <w:lang w:val="en-US" w:eastAsia="zh-CN"/>
          </w:rPr>
          <w:t>、</w:t>
        </w:r>
      </w:ins>
      <w:ins w:id="29" w:author="勇哥" w:date="2026-07-24T17:10:05Z">
        <w:r>
          <w:rPr>
            <w:rFonts w:hint="eastAsia" w:ascii="微软雅黑" w:hAnsi="微软雅黑" w:eastAsia="微软雅黑" w:cs="微软雅黑"/>
            <w:b w:val="0"/>
            <w:i w:val="0"/>
            <w:color w:val="1D2733"/>
            <w:sz w:val="25"/>
            <w:lang w:val="en-US" w:eastAsia="zh-CN"/>
          </w:rPr>
          <w:t>总分</w:t>
        </w:r>
      </w:ins>
      <w:ins w:id="30" w:author="勇哥" w:date="2026-07-24T17:10:57Z">
        <w:r>
          <w:rPr>
            <w:rFonts w:hint="eastAsia" w:ascii="微软雅黑" w:hAnsi="微软雅黑" w:eastAsia="微软雅黑" w:cs="微软雅黑"/>
            <w:b w:val="0"/>
            <w:i w:val="0"/>
            <w:color w:val="1D2733"/>
            <w:sz w:val="25"/>
            <w:lang w:val="en-US" w:eastAsia="zh-CN"/>
          </w:rPr>
          <w:t>、</w:t>
        </w:r>
      </w:ins>
      <w:ins w:id="31" w:author="勇哥" w:date="2026-07-24T17:10:05Z">
        <w:r>
          <w:rPr>
            <w:rFonts w:hint="eastAsia" w:ascii="微软雅黑" w:hAnsi="微软雅黑" w:eastAsia="微软雅黑" w:cs="微软雅黑"/>
            <w:b w:val="0"/>
            <w:i w:val="0"/>
            <w:color w:val="1D2733"/>
            <w:sz w:val="25"/>
            <w:lang w:val="en-US" w:eastAsia="zh-CN"/>
          </w:rPr>
          <w:t>成本（单位）</w:t>
        </w:r>
      </w:ins>
      <w:ins w:id="32" w:author="勇哥" w:date="2026-07-24T17:11:00Z">
        <w:r>
          <w:rPr>
            <w:rFonts w:hint="eastAsia" w:ascii="微软雅黑" w:hAnsi="微软雅黑" w:eastAsia="微软雅黑" w:cs="微软雅黑"/>
            <w:b w:val="0"/>
            <w:i w:val="0"/>
            <w:color w:val="1D2733"/>
            <w:sz w:val="25"/>
            <w:lang w:val="en-US" w:eastAsia="zh-CN"/>
          </w:rPr>
          <w:t>、</w:t>
        </w:r>
      </w:ins>
      <w:ins w:id="33" w:author="勇哥" w:date="2026-07-24T17:10:05Z">
        <w:r>
          <w:rPr>
            <w:rFonts w:hint="eastAsia" w:ascii="微软雅黑" w:hAnsi="微软雅黑" w:eastAsia="微软雅黑" w:cs="微软雅黑"/>
            <w:b w:val="0"/>
            <w:i w:val="0"/>
            <w:color w:val="1D2733"/>
            <w:sz w:val="25"/>
            <w:lang w:val="en-US" w:eastAsia="zh-CN"/>
          </w:rPr>
          <w:t>总成本</w:t>
        </w:r>
      </w:ins>
      <w:ins w:id="34" w:author="勇哥" w:date="2026-07-24T17:11:03Z">
        <w:r>
          <w:rPr>
            <w:rFonts w:hint="eastAsia" w:ascii="微软雅黑" w:hAnsi="微软雅黑" w:eastAsia="微软雅黑" w:cs="微软雅黑"/>
            <w:b w:val="0"/>
            <w:i w:val="0"/>
            <w:color w:val="1D2733"/>
            <w:sz w:val="25"/>
            <w:lang w:val="en-US" w:eastAsia="zh-CN"/>
          </w:rPr>
          <w:t>信息</w:t>
        </w:r>
      </w:ins>
      <w:ins w:id="35" w:author="勇哥" w:date="2026-07-24T17:11:04Z">
        <w:r>
          <w:rPr>
            <w:rFonts w:hint="eastAsia" w:ascii="微软雅黑" w:hAnsi="微软雅黑" w:eastAsia="微软雅黑" w:cs="微软雅黑"/>
            <w:b w:val="0"/>
            <w:i w:val="0"/>
            <w:color w:val="1D2733"/>
            <w:sz w:val="25"/>
            <w:lang w:val="en-US" w:eastAsia="zh-CN"/>
          </w:rPr>
          <w:t>同步</w:t>
        </w:r>
      </w:ins>
      <w:ins w:id="36" w:author="勇哥" w:date="2026-07-24T17:11:05Z">
        <w:r>
          <w:rPr>
            <w:rFonts w:hint="eastAsia" w:ascii="微软雅黑" w:hAnsi="微软雅黑" w:eastAsia="微软雅黑" w:cs="微软雅黑"/>
            <w:b w:val="0"/>
            <w:i w:val="0"/>
            <w:color w:val="1D2733"/>
            <w:sz w:val="25"/>
            <w:lang w:val="en-US" w:eastAsia="zh-CN"/>
          </w:rPr>
          <w:t>至</w:t>
        </w:r>
      </w:ins>
      <w:del w:id="37" w:author="勇哥" w:date="2026-07-24T17:09:43Z">
        <w:r>
          <w:rPr>
            <w:rFonts w:hint="eastAsia" w:ascii="微软雅黑" w:hAnsi="微软雅黑" w:eastAsia="微软雅黑" w:cs="微软雅黑"/>
            <w:b w:val="0"/>
            <w:i w:val="0"/>
            <w:color w:val="1D2733"/>
            <w:sz w:val="25"/>
          </w:rPr>
          <w:delText>支撑积分日清、月结、过期积分、兑分月结、优惠券结算和</w:delText>
        </w:r>
      </w:del>
      <w:r>
        <w:rPr>
          <w:rFonts w:hint="eastAsia" w:ascii="微软雅黑" w:hAnsi="微软雅黑" w:eastAsia="微软雅黑" w:cs="微软雅黑"/>
          <w:b w:val="0"/>
          <w:i w:val="0"/>
          <w:color w:val="1D2733"/>
          <w:sz w:val="25"/>
        </w:rPr>
        <w:t>财务</w:t>
      </w:r>
      <w:del w:id="38" w:author="勇哥" w:date="2026-07-24T17:11:08Z">
        <w:r>
          <w:rPr>
            <w:rFonts w:hint="default" w:ascii="微软雅黑" w:hAnsi="微软雅黑" w:eastAsia="微软雅黑" w:cs="微软雅黑"/>
            <w:b w:val="0"/>
            <w:i w:val="0"/>
            <w:color w:val="1D2733"/>
            <w:sz w:val="25"/>
            <w:lang w:val="en-US"/>
          </w:rPr>
          <w:delText>对账</w:delText>
        </w:r>
      </w:del>
      <w:ins w:id="39" w:author="勇哥" w:date="2026-07-24T17:11:09Z">
        <w:r>
          <w:rPr>
            <w:rFonts w:hint="eastAsia" w:ascii="微软雅黑" w:hAnsi="微软雅黑" w:eastAsia="微软雅黑" w:cs="微软雅黑"/>
            <w:b w:val="0"/>
            <w:i w:val="0"/>
            <w:color w:val="1D2733"/>
            <w:sz w:val="25"/>
            <w:lang w:val="en-US" w:eastAsia="zh-CN"/>
          </w:rPr>
          <w:t>系统</w:t>
        </w:r>
      </w:ins>
      <w:r>
        <w:rPr>
          <w:rFonts w:hint="eastAsia" w:ascii="微软雅黑" w:hAnsi="微软雅黑" w:eastAsia="微软雅黑" w:cs="微软雅黑"/>
          <w:b w:val="0"/>
          <w:i w:val="0"/>
          <w:color w:val="1D2733"/>
          <w:sz w:val="25"/>
        </w:rPr>
        <w:t>。</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外部营销系统集成：智能客服-CDP向外部营销系统提供用户身份判断、用户画像标签判断等接口服务，接口只返回判断结果，不返回用户数据明细，避免外部系统过度获取敏感信息。</w:t>
      </w:r>
    </w:p>
    <w:p>
      <w:pPr>
        <w:spacing w:after="160" w:line="293" w:lineRule="auto"/>
        <w:ind w:firstLine="420"/>
        <w:rPr>
          <w:rFonts w:hint="eastAsia" w:ascii="微软雅黑" w:hAnsi="微软雅黑" w:eastAsia="微软雅黑" w:cs="微软雅黑"/>
          <w:b w:val="0"/>
          <w:i w:val="0"/>
          <w:color w:val="1D2733"/>
          <w:sz w:val="25"/>
        </w:rPr>
      </w:pPr>
    </w:p>
    <w:p>
      <w:pPr>
        <w:pStyle w:val="4"/>
        <w:spacing w:before="160" w:after="100" w:line="293" w:lineRule="auto"/>
        <w:rPr>
          <w:rFonts w:hint="eastAsia" w:ascii="微软雅黑" w:hAnsi="微软雅黑" w:eastAsia="微软雅黑" w:cs="微软雅黑"/>
        </w:rPr>
      </w:pPr>
      <w:bookmarkStart w:id="24" w:name="_Toc59378735"/>
      <w:r>
        <w:rPr>
          <w:rFonts w:hint="eastAsia" w:ascii="微软雅黑" w:hAnsi="微软雅黑" w:eastAsia="微软雅黑" w:cs="微软雅黑"/>
          <w:b/>
          <w:i w:val="0"/>
          <w:sz w:val="34"/>
        </w:rPr>
        <w:t>3.5. 系统设计</w:t>
      </w:r>
      <w:bookmarkEnd w:id="24"/>
    </w:p>
    <w:p>
      <w:pPr>
        <w:pStyle w:val="5"/>
        <w:spacing w:before="160" w:after="100" w:line="293" w:lineRule="auto"/>
        <w:rPr>
          <w:rFonts w:hint="eastAsia" w:ascii="微软雅黑" w:hAnsi="微软雅黑" w:eastAsia="微软雅黑" w:cs="微软雅黑"/>
        </w:rPr>
      </w:pPr>
      <w:bookmarkStart w:id="25" w:name="_Toc1545986937"/>
      <w:r>
        <w:rPr>
          <w:rFonts w:hint="eastAsia" w:ascii="微软雅黑" w:hAnsi="微软雅黑" w:eastAsia="微软雅黑" w:cs="微软雅黑"/>
          <w:b/>
          <w:i w:val="0"/>
          <w:sz w:val="30"/>
        </w:rPr>
        <w:t>3.5.1. 系统功能框架</w:t>
      </w:r>
      <w:bookmarkEnd w:id="25"/>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系统功能架构以“后台核心业务能力、C端会员服务、客户数据管理能力、系统管理与集成支撑”为一体化主线展开。后台端面向运营、客服、审核、财务、风控和系统管理员，沉淀会员主档、积分账户、权益券、商品、活动、清结算、风控预警和报表分析等核心业务能力；会员中心小程序面向C端会员，承接授权登录、身份认证、会员资产、积分权益、优惠券和通知服务；客户数据管理承接会员、积分、权益、营销、小程序、客服及外部业务系统数据，完成清洗治理、OneID统一身份、指标标签、人群圈选、画像构建、行为分析、满意度分析和数据API输出；系统管理与集成支撑统一提供用户角色、参数配置、操作日志、字段脱敏、接口同步、第三方系统对接、定时任务和导出审计能力。</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从业务闭环看，后台核心业务能力负责规则配置、资产生成、业务审核、核销结算、风险控制和经营分析；小程序消费后台输出的会员身份、积分余额、权益券状态、营销活动和通知结果，并将认证材料、积分兑换、权益领取、优惠券核销、注销申请等C端行为回写后台；客户数据管理将业务过程数据加工为标签、人群、画像和分析结果，反向支撑营销圈选、权益推荐、</w:t>
      </w:r>
      <w:del w:id="40" w:author="勇哥" w:date="2026-07-27T10:38:16Z">
        <w:r>
          <w:rPr>
            <w:rFonts w:hint="eastAsia" w:ascii="微软雅黑" w:hAnsi="微软雅黑" w:eastAsia="微软雅黑" w:cs="微软雅黑"/>
            <w:b w:val="0"/>
            <w:i w:val="0"/>
            <w:color w:val="1D2733"/>
            <w:sz w:val="25"/>
          </w:rPr>
          <w:delText>客服解释、</w:delText>
        </w:r>
      </w:del>
      <w:r>
        <w:rPr>
          <w:rFonts w:hint="eastAsia" w:ascii="微软雅黑" w:hAnsi="微软雅黑" w:eastAsia="微软雅黑" w:cs="微软雅黑"/>
          <w:b w:val="0"/>
          <w:i w:val="0"/>
          <w:color w:val="1D2733"/>
          <w:sz w:val="25"/>
        </w:rPr>
        <w:t>运营分析和外部系统调用；系统管理与集成支撑贯穿权限、安全、日志、脱敏、接口和审计，保证跨系统数据一致、过程可追溯、敏感数据可控。</w:t>
      </w:r>
    </w:p>
    <w:p>
      <w:pPr>
        <w:pStyle w:val="16"/>
        <w:rPr>
          <w:rFonts w:hint="eastAsia" w:ascii="微软雅黑" w:hAnsi="微软雅黑" w:eastAsia="微软雅黑" w:cs="微软雅黑"/>
          <w:b w:val="0"/>
          <w:i w:val="0"/>
          <w:color w:val="1D2733"/>
          <w:sz w:val="25"/>
          <w:szCs w:val="22"/>
          <w:lang w:val="en-US" w:eastAsia="en-US" w:bidi="ar-SA"/>
        </w:rPr>
      </w:pPr>
      <w:r>
        <w:rPr>
          <w:rFonts w:hint="eastAsia" w:ascii="微软雅黑" w:hAnsi="微软雅黑" w:eastAsia="微软雅黑" w:cs="微软雅黑"/>
          <w:b w:val="0"/>
          <w:i w:val="0"/>
          <w:color w:val="1D2733"/>
          <w:sz w:val="25"/>
          <w:szCs w:val="22"/>
          <w:lang w:val="en-US" w:eastAsia="en-US" w:bidi="ar-SA"/>
        </w:rPr>
        <w:t>后台核心业务能力：覆盖会员中心、积分中心、权益中心、清结算管理、风控管理、会员报表管理和营销管理，形成会员生命周期、积分资产、权益履约、券核销、日清月结、风险预警与营销触达的统一后台能力。</w:t>
      </w:r>
    </w:p>
    <w:p>
      <w:pPr>
        <w:pStyle w:val="16"/>
        <w:rPr>
          <w:rFonts w:hint="eastAsia" w:ascii="微软雅黑" w:hAnsi="微软雅黑" w:eastAsia="微软雅黑" w:cs="微软雅黑"/>
          <w:b w:val="0"/>
          <w:i w:val="0"/>
          <w:color w:val="1D2733"/>
          <w:sz w:val="25"/>
          <w:szCs w:val="22"/>
          <w:lang w:val="en-US" w:eastAsia="en-US" w:bidi="ar-SA"/>
        </w:rPr>
      </w:pPr>
      <w:r>
        <w:rPr>
          <w:rFonts w:hint="eastAsia" w:ascii="微软雅黑" w:hAnsi="微软雅黑" w:eastAsia="微软雅黑" w:cs="微软雅黑"/>
          <w:b w:val="0"/>
          <w:i w:val="0"/>
          <w:color w:val="1D2733"/>
          <w:sz w:val="25"/>
          <w:szCs w:val="22"/>
          <w:lang w:val="en-US" w:eastAsia="en-US" w:bidi="ar-SA"/>
        </w:rPr>
        <w:t>C端会员服务：围绕手机授权登录、身份认证、会员中心、积分中心、权益中心、优惠券管理和通知中心，为会员提供身份确认、资产查询、积分兑换、权益领取、券码核销和消息触达服务。</w:t>
      </w:r>
    </w:p>
    <w:p>
      <w:pPr>
        <w:pStyle w:val="16"/>
        <w:rPr>
          <w:rFonts w:hint="eastAsia" w:ascii="微软雅黑" w:hAnsi="微软雅黑" w:eastAsia="微软雅黑" w:cs="微软雅黑"/>
          <w:b w:val="0"/>
          <w:i w:val="0"/>
          <w:color w:val="1D2733"/>
          <w:sz w:val="25"/>
          <w:szCs w:val="22"/>
          <w:lang w:val="en-US" w:eastAsia="en-US" w:bidi="ar-SA"/>
        </w:rPr>
      </w:pPr>
      <w:r>
        <w:rPr>
          <w:rFonts w:hint="eastAsia" w:ascii="微软雅黑" w:hAnsi="微软雅黑" w:eastAsia="微软雅黑" w:cs="微软雅黑"/>
          <w:b w:val="0"/>
          <w:i w:val="0"/>
          <w:color w:val="1D2733"/>
          <w:sz w:val="25"/>
          <w:szCs w:val="22"/>
          <w:lang w:val="en-US" w:eastAsia="en-US" w:bidi="ar-SA"/>
        </w:rPr>
        <w:t>客户数据管理能力：围绕数据清洗治理、信息存储更新、OneID识别、标签创建与维护、自动打标签、人群管理、客户画像、行为分析、满意度管理、数据查询导出、数据安全权限和数据API，支撑精细化运营和数据共享。</w:t>
      </w:r>
    </w:p>
    <w:p>
      <w:pPr>
        <w:pStyle w:val="16"/>
        <w:rPr>
          <w:rFonts w:hint="eastAsia" w:ascii="微软雅黑" w:hAnsi="微软雅黑" w:eastAsia="微软雅黑" w:cs="微软雅黑"/>
          <w:b w:val="0"/>
          <w:i w:val="0"/>
          <w:color w:val="1D2733"/>
          <w:sz w:val="25"/>
          <w:szCs w:val="22"/>
          <w:lang w:val="en-US" w:eastAsia="en-US" w:bidi="ar-SA"/>
        </w:rPr>
      </w:pPr>
      <w:r>
        <w:rPr>
          <w:rFonts w:hint="eastAsia" w:ascii="微软雅黑" w:hAnsi="微软雅黑" w:eastAsia="微软雅黑" w:cs="微软雅黑"/>
          <w:b w:val="0"/>
          <w:i w:val="0"/>
          <w:color w:val="1D2733"/>
          <w:sz w:val="25"/>
          <w:szCs w:val="22"/>
          <w:lang w:val="en-US" w:eastAsia="en-US" w:bidi="ar-SA"/>
        </w:rPr>
        <w:t>系统管理与集成支撑：对接租赁、物业、商户、智能客服、营销系统及第三方业务系统，统一管理用户、角色、参数、日志、字段脱敏、接口同步</w:t>
      </w:r>
      <w:del w:id="41" w:author="勇哥" w:date="2026-07-27T10:39:49Z">
        <w:r>
          <w:rPr>
            <w:rFonts w:hint="eastAsia" w:ascii="微软雅黑" w:hAnsi="微软雅黑" w:eastAsia="微软雅黑" w:cs="微软雅黑"/>
            <w:b w:val="0"/>
            <w:i w:val="0"/>
            <w:color w:val="1D2733"/>
            <w:sz w:val="25"/>
            <w:szCs w:val="22"/>
            <w:lang w:val="en-US" w:eastAsia="en-US" w:bidi="ar-SA"/>
          </w:rPr>
          <w:delText>、备份审计和异常追踪</w:delText>
        </w:r>
      </w:del>
      <w:r>
        <w:rPr>
          <w:rFonts w:hint="eastAsia" w:ascii="微软雅黑" w:hAnsi="微软雅黑" w:eastAsia="微软雅黑" w:cs="微软雅黑"/>
          <w:b w:val="0"/>
          <w:i w:val="0"/>
          <w:color w:val="1D2733"/>
          <w:sz w:val="25"/>
          <w:szCs w:val="22"/>
          <w:lang w:val="en-US" w:eastAsia="en-US" w:bidi="ar-SA"/>
        </w:rPr>
        <w:t>。</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szCs w:val="22"/>
          <w:lang w:val="en-US" w:eastAsia="en-US" w:bidi="ar-SA"/>
        </w:rPr>
        <w:t>系统功能架构图如下：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227445" cy="416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rcRect l="4303" t="997"/>
                    <a:stretch>
                      <a:fillRect/>
                    </a:stretch>
                  </pic:blipFill>
                  <pic:spPr>
                    <a:xfrm>
                      <a:off x="0" y="0"/>
                      <a:ext cx="6227445" cy="4160520"/>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sz w:val="21"/>
        </w:rPr>
        <w:t>系统功能架构图</w:t>
      </w:r>
    </w:p>
    <w:p>
      <w:pPr>
        <w:spacing w:after="160" w:line="293" w:lineRule="auto"/>
        <w:rPr>
          <w:rFonts w:hint="eastAsia" w:ascii="微软雅黑" w:hAnsi="微软雅黑" w:eastAsia="微软雅黑" w:cs="微软雅黑"/>
        </w:rPr>
      </w:pPr>
    </w:p>
    <w:p>
      <w:pPr>
        <w:pStyle w:val="5"/>
        <w:spacing w:before="160" w:after="100" w:line="293" w:lineRule="auto"/>
        <w:rPr>
          <w:rFonts w:hint="eastAsia" w:ascii="微软雅黑" w:hAnsi="微软雅黑" w:eastAsia="微软雅黑" w:cs="微软雅黑"/>
        </w:rPr>
      </w:pPr>
      <w:bookmarkStart w:id="26" w:name="_Toc997805106"/>
      <w:r>
        <w:rPr>
          <w:rFonts w:hint="eastAsia" w:ascii="微软雅黑" w:hAnsi="微软雅黑" w:eastAsia="微软雅黑" w:cs="微软雅黑"/>
          <w:b/>
          <w:i w:val="0"/>
          <w:sz w:val="30"/>
        </w:rPr>
        <w:t>3.5.2. 系统分项设计</w:t>
      </w:r>
      <w:bookmarkEnd w:id="26"/>
    </w:p>
    <w:p>
      <w:pPr>
        <w:pStyle w:val="6"/>
        <w:spacing w:before="160" w:after="60" w:line="293" w:lineRule="auto"/>
        <w:rPr>
          <w:rFonts w:hint="eastAsia" w:ascii="微软雅黑" w:hAnsi="微软雅黑" w:eastAsia="微软雅黑" w:cs="微软雅黑"/>
        </w:rPr>
      </w:pPr>
      <w:bookmarkStart w:id="27" w:name="_Toc410617119"/>
      <w:r>
        <w:rPr>
          <w:rFonts w:hint="eastAsia" w:ascii="微软雅黑" w:hAnsi="微软雅黑" w:eastAsia="微软雅黑" w:cs="微软雅黑"/>
          <w:b/>
          <w:i w:val="0"/>
          <w:sz w:val="28"/>
        </w:rPr>
        <w:t>3.5.2.1. 会员与积分管理</w:t>
      </w:r>
      <w:bookmarkEnd w:id="27"/>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3.5.2.1.1. 功能模块概述</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与积分管理面向管理WEB端运营、客服、审核、财务、风控等后台角色，围绕会员主档、积分账户、权益券、清结算、风控预警和营销触达建立统一业务能力。该模块作为会员中心小程序和客户数据管理的基础业务底座，负责生成可信的会员状态、积分资产、权益券状态、活动参与记录和审计留痕。</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会员中心负责会员生命周期管理，覆盖会员信息、实名审核、等级、注销和变更日志。</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积分中心负责积分资产管理，覆盖积分账户、积分调整审核、积分明细和积分互换。</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权益中心负责权益、商品、优惠券及核销管理，为会员权益展示、营销发放和结算提供基础数据。</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清结算管理负责积分与优惠券按组织、时间、业务来源等维度进行规则配置、日报、月报和明细核对。</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风控管理负责对发分、兑分、互换、活动和核销等场景进行规则配置、预警和报表分析。</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营销管理负责活动进入条件、客户范围、触达频次、营销方式和参与会员领取清单。</w:t>
      </w: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3.5.2.1.2. 功能架构</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与积分管理功能架构采用“触点入口、业务能力、数据对象、治理支撑”四层结构。管理WEB端承担配置、审核、查询、风控和清结算操作；会员中心小程序消费会员、积分、权益券和通知结果；六个后台业务域围绕会员主档与积分账户协同运转；底层通过数据权限、字段脱敏、审核记录、操作原因和接口集成保障数据一致性与可追溯。</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251575" cy="3926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rcRect l="3923" t="113"/>
                    <a:stretch>
                      <a:fillRect/>
                    </a:stretch>
                  </pic:blipFill>
                  <pic:spPr>
                    <a:xfrm>
                      <a:off x="0" y="0"/>
                      <a:ext cx="6251575" cy="3926840"/>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会员与积分管理功能架构图</w:t>
      </w:r>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600"/>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架构层</w:t>
            </w:r>
          </w:p>
        </w:tc>
        <w:tc>
          <w:tcPr>
            <w:tcW w:w="26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组成</w:t>
            </w:r>
          </w:p>
        </w:tc>
        <w:tc>
          <w:tcPr>
            <w:tcW w:w="51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触点入口</w:t>
            </w:r>
          </w:p>
        </w:tc>
        <w:tc>
          <w:tcPr>
            <w:tcW w:w="2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管理WEB端、会员中心小程序</w:t>
            </w:r>
          </w:p>
        </w:tc>
        <w:tc>
          <w:tcPr>
            <w:tcW w:w="5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管理WEB端面向后台角色；会员中心小程序面向C端会员，承接会员资产展示、积分权益和通知触达。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业务能力</w:t>
            </w:r>
          </w:p>
        </w:tc>
        <w:tc>
          <w:tcPr>
            <w:tcW w:w="2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会员中心、积分中心、权益中心、清结算管理、风控管理、营销管理</w:t>
            </w:r>
          </w:p>
        </w:tc>
        <w:tc>
          <w:tcPr>
            <w:tcW w:w="5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按业务域分别处理会员生命周期、积分资产、权益券、对账、风险和活动触达。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数据对象</w:t>
            </w:r>
          </w:p>
        </w:tc>
        <w:tc>
          <w:tcPr>
            <w:tcW w:w="2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会员主档、积分资产、权益券与商品、营销参与、结算明细、风控预警</w:t>
            </w:r>
          </w:p>
        </w:tc>
        <w:tc>
          <w:tcPr>
            <w:tcW w:w="5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作为业务流程流转和跨模块协同的核心数据对象。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治理支撑</w:t>
            </w:r>
          </w:p>
        </w:tc>
        <w:tc>
          <w:tcPr>
            <w:tcW w:w="2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权限、脱敏、审核、日志、接口集成</w:t>
            </w:r>
          </w:p>
        </w:tc>
        <w:tc>
          <w:tcPr>
            <w:tcW w:w="5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对敏感字段、必填校验、高风险操作、审核记录、系统对接和数据权限进行统一治理。</w:t>
            </w:r>
          </w:p>
        </w:tc>
      </w:tr>
    </w:tbl>
    <w:p>
      <w:pPr>
        <w:spacing w:after="160" w:line="293" w:lineRule="auto"/>
        <w:rPr>
          <w:rFonts w:hint="eastAsia" w:ascii="微软雅黑" w:hAnsi="微软雅黑" w:eastAsia="微软雅黑" w:cs="微软雅黑"/>
        </w:rPr>
      </w:pP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3.5.2.1.3. 功能清单</w:t>
      </w:r>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100"/>
        <w:gridCol w:w="5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一级模块</w:t>
            </w:r>
          </w:p>
        </w:tc>
        <w:tc>
          <w:tcPr>
            <w:tcW w:w="21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功能目录</w:t>
            </w:r>
          </w:p>
        </w:tc>
        <w:tc>
          <w:tcPr>
            <w:tcW w:w="591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产品能力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会员信息管理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按会员名称/ID、手机号、等级、认证状态、名单状态、账号状态、所属组织、注册渠道、注册时间查询；详情展示当前成长值、会员资产、标签、成长明细、名单状态和最近操作；支持批量设名单、设名单、冻结、解冻、最低等级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会员实名审核</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支持实名审核查询、审核详情、自动校验项、认证材料查看，审核通过或不通过后记录审核结果并联动通知状态。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会员等级管理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维护等级名称、权益等级、等级状态、达到该等级所需成长值；新增/编辑关键字段必填；启用、停用操作原因必填。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会员注销管理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支持注销申请查询、注销信息记录、注销处理和处理结果通知；注销后会员账号状态标记为“已注销”，不可恢复登录，注销数据和历史交互数据按合规要求留存。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会员变更日志管理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按会员、手机号、</w:t>
            </w:r>
            <w:del w:id="42" w:author="勇哥" w:date="2026-07-27T10:41:15Z">
              <w:r>
                <w:rPr>
                  <w:rFonts w:hint="eastAsia" w:ascii="微软雅黑" w:hAnsi="微软雅黑" w:eastAsia="微软雅黑" w:cs="微软雅黑"/>
                  <w:b w:val="0"/>
                  <w:i w:val="0"/>
                  <w:color w:val="1D2733"/>
                  <w:sz w:val="19"/>
                </w:rPr>
                <w:delText>变更字段、</w:delText>
              </w:r>
            </w:del>
            <w:r>
              <w:rPr>
                <w:rFonts w:hint="eastAsia" w:ascii="微软雅黑" w:hAnsi="微软雅黑" w:eastAsia="微软雅黑" w:cs="微软雅黑"/>
                <w:b w:val="0"/>
                <w:i w:val="0"/>
                <w:color w:val="1D2733"/>
                <w:sz w:val="19"/>
              </w:rPr>
              <w:t>变更来源、操作人和变更时间查询，形成会员资料变更日志，并支持按筛选条件导出用于审计追溯。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积分账户管理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支持账户查询、账户流水、积分调整、冻结、解冻、审核详情、附件预览；积分调整中积分所属项目、积分类型、调整类型、调整积分、调整原因、附件上传必填，当前可用积分只读。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积分账户审核管理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支持调整单查询、审核详情、审核通过、审核不通过；审核时间、积分审核状态、审核人、审核意见以列表呈现，支持多次记录。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积分明细查询</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按流水号、会员、积分账户、积分类型、交易类型、业务来源、发放组织、时间范围查询积分流水，支持查看明细。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积分互换查询</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查询跨系统积分兑入兑出记录，展示源系统、目标系统、兑换比例、交易状态和交易时间。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新增/编辑时权益名称、发放组织、权益类型、选择礼卷、权益总数必填；启用、禁用操作原因必填。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商品管理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维护商品名称、分类、库存、有效期、适用范围和</w:t>
            </w:r>
            <w:del w:id="43" w:author="勇哥" w:date="2026-07-27T10:48:34Z">
              <w:r>
                <w:rPr>
                  <w:rFonts w:hint="default" w:ascii="微软雅黑" w:hAnsi="微软雅黑" w:eastAsia="微软雅黑" w:cs="微软雅黑"/>
                  <w:b w:val="0"/>
                  <w:i w:val="0"/>
                  <w:color w:val="1D2733"/>
                  <w:sz w:val="19"/>
                  <w:lang w:val="en-US"/>
                </w:rPr>
                <w:delText>上下架</w:delText>
              </w:r>
            </w:del>
            <w:ins w:id="44" w:author="勇哥" w:date="2026-07-27T10:48:34Z">
              <w:r>
                <w:rPr>
                  <w:rFonts w:hint="eastAsia" w:ascii="微软雅黑" w:hAnsi="微软雅黑" w:eastAsia="微软雅黑" w:cs="微软雅黑"/>
                  <w:b w:val="0"/>
                  <w:i w:val="0"/>
                  <w:color w:val="1D2733"/>
                  <w:sz w:val="19"/>
                  <w:lang w:val="en-US" w:eastAsia="zh-CN"/>
                </w:rPr>
                <w:t>商</w:t>
              </w:r>
            </w:ins>
            <w:ins w:id="45" w:author="勇哥" w:date="2026-07-27T10:48:36Z">
              <w:r>
                <w:rPr>
                  <w:rFonts w:hint="eastAsia" w:ascii="微软雅黑" w:hAnsi="微软雅黑" w:eastAsia="微软雅黑" w:cs="微软雅黑"/>
                  <w:b w:val="0"/>
                  <w:i w:val="0"/>
                  <w:color w:val="1D2733"/>
                  <w:sz w:val="19"/>
                  <w:lang w:val="en-US" w:eastAsia="zh-CN"/>
                </w:rPr>
                <w:t>品</w:t>
              </w:r>
            </w:ins>
            <w:r>
              <w:rPr>
                <w:rFonts w:hint="eastAsia" w:ascii="微软雅黑" w:hAnsi="微软雅黑" w:eastAsia="微软雅黑" w:cs="微软雅黑"/>
                <w:b w:val="0"/>
                <w:i w:val="0"/>
                <w:color w:val="1D2733"/>
                <w:sz w:val="19"/>
              </w:rPr>
              <w:t>状态</w:t>
            </w:r>
            <w:del w:id="46" w:author="勇哥" w:date="2026-07-27T10:48:56Z">
              <w:r>
                <w:rPr>
                  <w:rFonts w:hint="eastAsia" w:ascii="微软雅黑" w:hAnsi="微软雅黑" w:eastAsia="微软雅黑" w:cs="微软雅黑"/>
                  <w:b w:val="0"/>
                  <w:i w:val="0"/>
                  <w:color w:val="1D2733"/>
                  <w:sz w:val="19"/>
                </w:rPr>
                <w:delText>，为权益和优惠券核销提供商品基础</w:delText>
              </w:r>
            </w:del>
            <w:r>
              <w:rPr>
                <w:rFonts w:hint="eastAsia" w:ascii="微软雅黑" w:hAnsi="微软雅黑" w:eastAsia="微软雅黑" w:cs="微软雅黑"/>
                <w:b w:val="0"/>
                <w:i w:val="0"/>
                <w:color w:val="1D2733"/>
                <w:sz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优惠券管理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维护优惠券名称、类型、库存、有效期、发放规则、适用组织和使用限制。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优惠券核销管理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按条件查询微信昵称、用户名、会员ID、联系方式、领取时间、核销码、商品核销状态、商品到期状态和核销时间。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清结算管理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积分清算规则配置</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配置清算周期、组织口径、积分类型、发分、兑分、过期处理和结算规则状态。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清结算管理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积分日清/月结与明细报表</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输出积分日清报表、积分月结报表、发分日清明细、兑分日清明细和过期积分统计，支撑费用核算和组织对账。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清结算管理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优惠券结算报表</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按券、商品、组织、领取、核销、到期和核销时间形成结算数据。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风控管理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风控规则与预警</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配置风险场景、规则条件、阈值、命中动作和状态，集中查询预警并记录处理意见。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风控管理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发分主体风控与预警报表</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监控发分主体异常发放、集中发放、超预算和异常撤回，汇总风险命中趋势、主体风险和处理结果。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营销管理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营销管理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活动新增/编辑分进入条件和客户范围；配置活动名称、发放组织、活动时间、触达频次、触发条件、营销方式；支持暂存、提交和已参与会员领取清单查询。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会员新增/注销报表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按统计周期、时间维度、渠道等条件统计会员新增数量、会员注销数量、净增数量和新增占比，支持列表查看与导出，用于跟踪会员规模变化。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会员增长分析报表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按统计周期、渠道、会员等级、所属组织等维度分析会员增长趋势、增长贡献和结构变化，支持趋势图、明细下钻和导出。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积分积兑存报表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按统计周期、积分类型、发分主体、消费主体统计期初积分、获取积分、消耗积分、过期积分、期末积分等指标，支撑积分运营分析和财务核对。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积分发放统计报表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按发放组织、发放渠道、业务来源、积分类型和时间范围统计积分发放数量、发放会员数和发放趋势，支持明细查看与导出。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积分本场兑分报表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统计本场景积分兑换、兑出、兑入和消耗情况，展示兑换会员数、兑换积分、兑换对象和兑换时间，用于核对积分兑换效果。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优惠券发放报表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按优惠券类型、发放渠道、发放组织、领取状态和时间范围统计优惠券发放量、领取量、未领取量、过期量和核销转化情况。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优惠券效果分析报表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分析优惠券领取、使用、核销、过期和转化效果，支持按优惠券、商品、组织、渠道和时间维度查看效果指标与明细。</w:t>
            </w:r>
          </w:p>
        </w:tc>
      </w:tr>
    </w:tbl>
    <w:p>
      <w:pPr>
        <w:spacing w:after="160" w:line="293" w:lineRule="auto"/>
        <w:rPr>
          <w:rFonts w:hint="eastAsia" w:ascii="微软雅黑" w:hAnsi="微软雅黑" w:eastAsia="微软雅黑" w:cs="微软雅黑"/>
        </w:rPr>
      </w:pP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3.5.2.1.4. 业务流程</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 会员中心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定位为后台端会员生命周期管理入口，覆盖会员注册后的主档查询、实名审核、等级配置、名单治理、冻结/解冻、成长值明细、标签管理、注销处理和变更日志追溯。运营人员、客服人员、审核人员和会员管理员围绕同一会员主档开展查询、处理、解释和审计，会员中心输出的会员状态、认证状态、等级、成长值、名单状态、账号状态和标签结果同步支撑积分中心、权益中心、营销管理、客户数据管理及会员中心小程序。</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业务的关键约束为：高风险操作必须记录原因；名单、冻结、最低等级和注销类操作必须可追溯；实名审核、等级计算和C端会员资料变更需与会员主档保持一致；注销后的历史交互数据、积分流水、权益领取和客服对话记录按合规要求留存。</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3.5.2.1.4.1.1. 会员信息管理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支持按会员名称、会员ID、手机号、会员等级、认证状态、是否黑名单、状态（正常、冻结）等条件查询会员信息。列表展示会员名称、</w:t>
      </w:r>
      <w:del w:id="47" w:author="勇哥" w:date="2026-07-31T13:43:42Z">
        <w:r>
          <w:rPr>
            <w:rFonts w:hint="eastAsia" w:ascii="微软雅黑" w:hAnsi="微软雅黑" w:eastAsia="微软雅黑" w:cs="微软雅黑"/>
            <w:b w:val="0"/>
            <w:i w:val="0"/>
            <w:color w:val="1D2733"/>
            <w:sz w:val="25"/>
          </w:rPr>
          <w:delText>会员ID、</w:delText>
        </w:r>
      </w:del>
      <w:r>
        <w:rPr>
          <w:rFonts w:hint="eastAsia" w:ascii="微软雅黑" w:hAnsi="微软雅黑" w:eastAsia="微软雅黑" w:cs="微软雅黑"/>
          <w:b w:val="0"/>
          <w:i w:val="0"/>
          <w:color w:val="1D2733"/>
          <w:sz w:val="25"/>
        </w:rPr>
        <w:t>手机号、会员等级、认证状态、是否黑名单、账号状态和操作入口，支持会员信息导出</w:t>
      </w:r>
      <w:del w:id="48" w:author="勇哥" w:date="2026-07-31T13:44:10Z">
        <w:r>
          <w:rPr>
            <w:rFonts w:hint="eastAsia" w:ascii="微软雅黑" w:hAnsi="微软雅黑" w:eastAsia="微软雅黑" w:cs="微软雅黑"/>
            <w:b w:val="0"/>
            <w:i w:val="0"/>
            <w:color w:val="1D2733"/>
            <w:sz w:val="25"/>
          </w:rPr>
          <w:delText>，用于运营分析、客服核查和审计留存</w:delText>
        </w:r>
      </w:del>
      <w:r>
        <w:rPr>
          <w:rFonts w:hint="eastAsia" w:ascii="微软雅黑" w:hAnsi="微软雅黑" w:eastAsia="微软雅黑" w:cs="微软雅黑"/>
          <w:b w:val="0"/>
          <w:i w:val="0"/>
          <w:color w:val="1D2733"/>
          <w:sz w:val="25"/>
        </w:rPr>
        <w:t>。</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会员信息详情展示会员名称、</w:t>
      </w:r>
      <w:del w:id="49" w:author="勇哥" w:date="2026-07-31T13:43:23Z">
        <w:r>
          <w:rPr>
            <w:rFonts w:hint="default" w:ascii="微软雅黑" w:hAnsi="微软雅黑" w:eastAsia="微软雅黑" w:cs="微软雅黑"/>
            <w:b w:val="0"/>
            <w:i w:val="0"/>
            <w:color w:val="1D2733"/>
            <w:sz w:val="25"/>
            <w:lang w:val="en-US"/>
          </w:rPr>
          <w:delText>会员</w:delText>
        </w:r>
      </w:del>
      <w:ins w:id="50" w:author="勇哥" w:date="2026-07-31T13:43:24Z">
        <w:r>
          <w:rPr>
            <w:rFonts w:hint="eastAsia" w:ascii="微软雅黑" w:hAnsi="微软雅黑" w:eastAsia="微软雅黑" w:cs="微软雅黑"/>
            <w:b w:val="0"/>
            <w:i w:val="0"/>
            <w:color w:val="1D2733"/>
            <w:sz w:val="25"/>
            <w:lang w:val="en-US" w:eastAsia="zh-CN"/>
          </w:rPr>
          <w:t>One</w:t>
        </w:r>
      </w:ins>
      <w:r>
        <w:rPr>
          <w:rFonts w:hint="eastAsia" w:ascii="微软雅黑" w:hAnsi="微软雅黑" w:eastAsia="微软雅黑" w:cs="微软雅黑"/>
          <w:b w:val="0"/>
          <w:i w:val="0"/>
          <w:color w:val="1D2733"/>
          <w:sz w:val="25"/>
        </w:rPr>
        <w:t>ID、手机号、会员等级、当前成长值、会员资产（积分、优惠券、权益）、认证状态、名单状态、账号状态、系统标签、手动标签</w:t>
      </w:r>
      <w:del w:id="51" w:author="勇哥" w:date="2026-07-31T13:45:04Z">
        <w:r>
          <w:rPr>
            <w:rFonts w:hint="eastAsia" w:ascii="微软雅黑" w:hAnsi="微软雅黑" w:eastAsia="微软雅黑" w:cs="微软雅黑"/>
            <w:b w:val="0"/>
            <w:i w:val="0"/>
            <w:color w:val="1D2733"/>
            <w:sz w:val="25"/>
          </w:rPr>
          <w:delText>和最近操作等</w:delText>
        </w:r>
      </w:del>
      <w:r>
        <w:rPr>
          <w:rFonts w:hint="eastAsia" w:ascii="微软雅黑" w:hAnsi="微软雅黑" w:eastAsia="微软雅黑" w:cs="微软雅黑"/>
          <w:b w:val="0"/>
          <w:i w:val="0"/>
          <w:color w:val="1D2733"/>
          <w:sz w:val="25"/>
        </w:rPr>
        <w:t>数据</w:t>
      </w:r>
      <w:del w:id="52" w:author="勇哥" w:date="2026-07-31T13:45:17Z">
        <w:r>
          <w:rPr>
            <w:rFonts w:hint="eastAsia" w:ascii="微软雅黑" w:hAnsi="微软雅黑" w:eastAsia="微软雅黑" w:cs="微软雅黑"/>
            <w:b w:val="0"/>
            <w:i w:val="0"/>
            <w:color w:val="1D2733"/>
            <w:sz w:val="25"/>
          </w:rPr>
          <w:delText>。</w:delText>
        </w:r>
      </w:del>
      <w:del w:id="53" w:author="勇哥" w:date="2026-07-31T13:45:16Z">
        <w:r>
          <w:rPr>
            <w:rFonts w:hint="eastAsia" w:ascii="微软雅黑" w:hAnsi="微软雅黑" w:eastAsia="微软雅黑" w:cs="微软雅黑"/>
            <w:b w:val="0"/>
            <w:i w:val="0"/>
            <w:color w:val="1D2733"/>
            <w:sz w:val="25"/>
          </w:rPr>
          <w:delText>详情页需要同时支撑客服解释会员资产、运营判断会员权益资格、风控核查异常会员和管理人员进行状态治理</w:delText>
        </w:r>
      </w:del>
      <w:r>
        <w:rPr>
          <w:rFonts w:hint="eastAsia" w:ascii="微软雅黑" w:hAnsi="微软雅黑" w:eastAsia="微软雅黑" w:cs="微软雅黑"/>
          <w:b w:val="0"/>
          <w:i w:val="0"/>
          <w:color w:val="1D2733"/>
          <w:sz w:val="25"/>
        </w:rPr>
        <w:t>。</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会员黑名单/白名单设置管理：黑名单用户无法注册或登录，已注册用户加入黑名单后冻结所有服务权限；白名单用户可享受特殊权益（如优先参与活动、专属客服）。支持单个设置和批量设名单，操作时需选择名单类型（黑名单、白名单）并输入设置原因，系统记录操作人、操作时间、名单类型和原因。</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会员冻结/解冻：管理员可手动冻结违规会员（如恶意刷分、虚假认证）；对多次触发风控规则的高风险会员，系统可标记“风险会员”标签，并限制其参与高价值活动（如积分抽奖、权益领取）。会员状态变为冻结后，会员无法使用积分、领取权益；解冻时管理员需确认风险已解除并输入解冻原因，解冻后恢复正常权限。支持批量冻结/解冻并记录操作原因。</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支持会员查询成长值明细，明细需包含成长值获取时间、来源（如消费、</w:t>
      </w:r>
      <w:del w:id="54" w:author="勇哥" w:date="2026-07-31T13:47:24Z">
        <w:r>
          <w:rPr>
            <w:rFonts w:hint="default" w:ascii="微软雅黑" w:hAnsi="微软雅黑" w:eastAsia="微软雅黑" w:cs="微软雅黑"/>
            <w:b w:val="0"/>
            <w:i w:val="0"/>
            <w:color w:val="1D2733"/>
            <w:sz w:val="25"/>
            <w:lang w:val="en-US"/>
          </w:rPr>
          <w:delText>签到、评价</w:delText>
        </w:r>
      </w:del>
      <w:ins w:id="55" w:author="勇哥" w:date="2026-07-31T13:47:25Z">
        <w:r>
          <w:rPr>
            <w:rFonts w:hint="eastAsia" w:ascii="微软雅黑" w:hAnsi="微软雅黑" w:eastAsia="微软雅黑" w:cs="微软雅黑"/>
            <w:b w:val="0"/>
            <w:i w:val="0"/>
            <w:color w:val="1D2733"/>
            <w:sz w:val="25"/>
            <w:lang w:val="en-US" w:eastAsia="zh-CN"/>
          </w:rPr>
          <w:t>居</w:t>
        </w:r>
      </w:ins>
      <w:ins w:id="56" w:author="勇哥" w:date="2026-07-31T13:47:26Z">
        <w:r>
          <w:rPr>
            <w:rFonts w:hint="eastAsia" w:ascii="微软雅黑" w:hAnsi="微软雅黑" w:eastAsia="微软雅黑" w:cs="微软雅黑"/>
            <w:b w:val="0"/>
            <w:i w:val="0"/>
            <w:color w:val="1D2733"/>
            <w:sz w:val="25"/>
            <w:lang w:val="en-US" w:eastAsia="zh-CN"/>
          </w:rPr>
          <w:t>住</w:t>
        </w:r>
      </w:ins>
      <w:ins w:id="57" w:author="勇哥" w:date="2026-07-31T13:47:27Z">
        <w:r>
          <w:rPr>
            <w:rFonts w:hint="eastAsia" w:ascii="微软雅黑" w:hAnsi="微软雅黑" w:eastAsia="微软雅黑" w:cs="微软雅黑"/>
            <w:b w:val="0"/>
            <w:i w:val="0"/>
            <w:color w:val="1D2733"/>
            <w:sz w:val="25"/>
            <w:lang w:val="en-US" w:eastAsia="zh-CN"/>
          </w:rPr>
          <w:t>时长</w:t>
        </w:r>
      </w:ins>
      <w:r>
        <w:rPr>
          <w:rFonts w:hint="eastAsia" w:ascii="微软雅黑" w:hAnsi="微软雅黑" w:eastAsia="微软雅黑" w:cs="微软雅黑"/>
          <w:b w:val="0"/>
          <w:i w:val="0"/>
          <w:color w:val="1D2733"/>
          <w:sz w:val="25"/>
        </w:rPr>
        <w:t>）、</w:t>
      </w:r>
      <w:del w:id="58" w:author="勇哥" w:date="2026-07-31T13:47:33Z">
        <w:r>
          <w:rPr>
            <w:rFonts w:hint="eastAsia" w:ascii="微软雅黑" w:hAnsi="微软雅黑" w:eastAsia="微软雅黑" w:cs="微软雅黑"/>
            <w:b w:val="0"/>
            <w:i w:val="0"/>
            <w:color w:val="1D2733"/>
            <w:sz w:val="25"/>
          </w:rPr>
          <w:delText>来源说明、</w:delText>
        </w:r>
      </w:del>
      <w:r>
        <w:rPr>
          <w:rFonts w:hint="eastAsia" w:ascii="微软雅黑" w:hAnsi="微软雅黑" w:eastAsia="微软雅黑" w:cs="微软雅黑"/>
          <w:b w:val="0"/>
          <w:i w:val="0"/>
          <w:color w:val="1D2733"/>
          <w:sz w:val="25"/>
        </w:rPr>
        <w:t>成长值变动、变动后成长值</w:t>
      </w:r>
      <w:del w:id="59" w:author="勇哥" w:date="2026-07-31T13:47:38Z">
        <w:r>
          <w:rPr>
            <w:rFonts w:hint="eastAsia" w:ascii="微软雅黑" w:hAnsi="微软雅黑" w:eastAsia="微软雅黑" w:cs="微软雅黑"/>
            <w:b w:val="0"/>
            <w:i w:val="0"/>
            <w:color w:val="1D2733"/>
            <w:sz w:val="25"/>
          </w:rPr>
          <w:delText>和关联业务单号</w:delText>
        </w:r>
      </w:del>
      <w:r>
        <w:rPr>
          <w:rFonts w:hint="eastAsia" w:ascii="微软雅黑" w:hAnsi="微软雅黑" w:eastAsia="微软雅黑" w:cs="微软雅黑"/>
          <w:b w:val="0"/>
          <w:i w:val="0"/>
          <w:color w:val="1D2733"/>
          <w:sz w:val="25"/>
        </w:rPr>
        <w:t>，支持查询与分页。成长值明细用于解释会员等级变化、核对人工调整和处理会员对等级结果的咨询。</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运营人员、业务人员在实际业务场景中手动打标签，可按客户ID、手机号筛选客户，手动为客户添加标签。风险客户标签包括非法转租、租金逾期超10天、多次投诉、报名未到多次、小区管理屡教不改等，添加时需选择标签类型与标签值，记录操作人及操作时间。批量打标签时，管理员可上传客户名单（Excel格式），批量为名单内客户添加指定标签。</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手动调整会员等级，可针对特殊用户（如VIP客户、合作单位人员）设置“最低等级”，确保其等级不低于设定标准；支持取消最低等级设置。最低等级设置和取消需记录设置原因、取消原因、操作人和操作时间，后续自动等级计算不得低于最低等级约束。</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3.5.2.1.4.1.2. 会员实名审核</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w:t>
      </w:r>
      <w:del w:id="60" w:author="勇哥" w:date="2026-07-31T14:37:08Z">
        <w:r>
          <w:rPr>
            <w:rFonts w:hint="eastAsia" w:ascii="微软雅黑" w:hAnsi="微软雅黑" w:eastAsia="微软雅黑" w:cs="微软雅黑"/>
            <w:b w:val="0"/>
            <w:i w:val="0"/>
            <w:color w:val="1D2733"/>
            <w:sz w:val="25"/>
          </w:rPr>
          <w:delText>审核单号/会员</w:delText>
        </w:r>
      </w:del>
      <w:del w:id="61" w:author="勇哥" w:date="2026-07-31T14:37:09Z">
        <w:r>
          <w:rPr>
            <w:rFonts w:hint="eastAsia" w:ascii="微软雅黑" w:hAnsi="微软雅黑" w:eastAsia="微软雅黑" w:cs="微软雅黑"/>
            <w:b w:val="0"/>
            <w:i w:val="0"/>
            <w:color w:val="1D2733"/>
            <w:sz w:val="25"/>
          </w:rPr>
          <w:delText>、</w:delText>
        </w:r>
      </w:del>
      <w:r>
        <w:rPr>
          <w:rFonts w:hint="eastAsia" w:ascii="微软雅黑" w:hAnsi="微软雅黑" w:eastAsia="微软雅黑" w:cs="微软雅黑"/>
          <w:b w:val="0"/>
          <w:i w:val="0"/>
          <w:color w:val="1D2733"/>
          <w:sz w:val="25"/>
        </w:rPr>
        <w:t>手机号、审核状态、会员类型、所属项目、审核时间和通知状态查询实名审核记录。会员类型至少覆盖项目住户会员、非员工或非住户会员，列表展示</w:t>
      </w:r>
      <w:del w:id="62" w:author="勇哥" w:date="2026-07-31T14:37:00Z">
        <w:r>
          <w:rPr>
            <w:rFonts w:hint="eastAsia" w:ascii="微软雅黑" w:hAnsi="微软雅黑" w:eastAsia="微软雅黑" w:cs="微软雅黑"/>
            <w:b w:val="0"/>
            <w:i w:val="0"/>
            <w:color w:val="1D2733"/>
            <w:sz w:val="25"/>
          </w:rPr>
          <w:delText>审核单号、</w:delText>
        </w:r>
      </w:del>
      <w:r>
        <w:rPr>
          <w:rFonts w:hint="eastAsia" w:ascii="微软雅黑" w:hAnsi="微软雅黑" w:eastAsia="微软雅黑" w:cs="微软雅黑"/>
          <w:b w:val="0"/>
          <w:i w:val="0"/>
          <w:color w:val="1D2733"/>
          <w:sz w:val="25"/>
        </w:rPr>
        <w:t>会员名称、</w:t>
      </w:r>
      <w:del w:id="63" w:author="勇哥" w:date="2026-07-31T14:37:02Z">
        <w:r>
          <w:rPr>
            <w:rFonts w:hint="eastAsia" w:ascii="微软雅黑" w:hAnsi="微软雅黑" w:eastAsia="微软雅黑" w:cs="微软雅黑"/>
            <w:b w:val="0"/>
            <w:i w:val="0"/>
            <w:color w:val="1D2733"/>
            <w:sz w:val="25"/>
          </w:rPr>
          <w:delText>会员ID、</w:delText>
        </w:r>
      </w:del>
      <w:r>
        <w:rPr>
          <w:rFonts w:hint="eastAsia" w:ascii="微软雅黑" w:hAnsi="微软雅黑" w:eastAsia="微软雅黑" w:cs="微软雅黑"/>
          <w:b w:val="0"/>
          <w:i w:val="0"/>
          <w:color w:val="1D2733"/>
          <w:sz w:val="25"/>
        </w:rPr>
        <w:t>手机号、会员类型、所属项目、审核状态、审核结果、审核时间、通知状态和详情入口。</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rPr>
        <w:t>实名审核详情展示会员名称、</w:t>
      </w:r>
      <w:del w:id="64" w:author="勇哥" w:date="2026-07-31T14:37:16Z">
        <w:r>
          <w:rPr>
            <w:rFonts w:hint="eastAsia" w:ascii="微软雅黑" w:hAnsi="微软雅黑" w:eastAsia="微软雅黑" w:cs="微软雅黑"/>
            <w:b w:val="0"/>
            <w:i w:val="0"/>
            <w:color w:val="1D2733"/>
            <w:sz w:val="25"/>
          </w:rPr>
          <w:delText>会员ID、</w:delText>
        </w:r>
      </w:del>
      <w:r>
        <w:rPr>
          <w:rFonts w:hint="eastAsia" w:ascii="微软雅黑" w:hAnsi="微软雅黑" w:eastAsia="微软雅黑" w:cs="微软雅黑"/>
          <w:b w:val="0"/>
          <w:i w:val="0"/>
          <w:color w:val="1D2733"/>
          <w:sz w:val="25"/>
        </w:rPr>
        <w:t>手机号、会员等级、会员类型、所属项目、审核状态、审核时间、自动校验项和上传附件。</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lang w:val="en-US" w:eastAsia="zh-CN"/>
        </w:rPr>
        <w:t>管理</w:t>
      </w:r>
      <w:r>
        <w:rPr>
          <w:rFonts w:hint="eastAsia" w:ascii="微软雅黑" w:hAnsi="微软雅黑" w:eastAsia="微软雅黑" w:cs="微软雅黑"/>
          <w:b w:val="0"/>
          <w:i w:val="0"/>
          <w:color w:val="1D2733"/>
          <w:sz w:val="25"/>
        </w:rPr>
        <w:t>人员可查看身份证正反面、租赁合同等认证附件，结合系统自动校验结果执行审核通过或审核不通过。审核通过后更新会员认证状态和客户身份，开放对应身份权益；审核不通过需记录审核意见并同步通知状态，便于C端重新提交材料和客服解释。</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会员注册/</w:t>
      </w:r>
      <w:r>
        <w:rPr>
          <w:rFonts w:hint="eastAsia" w:ascii="微软雅黑" w:hAnsi="微软雅黑" w:eastAsia="微软雅黑" w:cs="微软雅黑"/>
          <w:b w:val="0"/>
          <w:i w:val="0"/>
          <w:color w:val="1D2733"/>
          <w:sz w:val="25"/>
          <w:lang w:val="en-US" w:eastAsia="zh-CN"/>
        </w:rPr>
        <w:t>审核/</w:t>
      </w:r>
      <w:r>
        <w:rPr>
          <w:rFonts w:hint="eastAsia" w:ascii="微软雅黑" w:hAnsi="微软雅黑" w:eastAsia="微软雅黑" w:cs="微软雅黑"/>
          <w:b w:val="0"/>
          <w:i w:val="0"/>
          <w:color w:val="1D2733"/>
          <w:sz w:val="25"/>
        </w:rPr>
        <w:t>名单设置/冻结/解冻流程：</w:t>
      </w:r>
    </w:p>
    <w:p>
      <w:pPr>
        <w:pStyle w:val="19"/>
        <w:rPr>
          <w:rFonts w:hint="eastAsia" w:ascii="微软雅黑" w:hAnsi="微软雅黑" w:eastAsia="微软雅黑" w:cs="微软雅黑"/>
        </w:rPr>
      </w:pPr>
      <w:r>
        <w:rPr>
          <w:rFonts w:hint="eastAsia" w:eastAsia="微软雅黑"/>
          <w:lang w:eastAsia="zh-CN"/>
        </w:rPr>
        <w:drawing>
          <wp:inline distT="0" distB="0" distL="114300" distR="114300">
            <wp:extent cx="6348730" cy="3317240"/>
            <wp:effectExtent l="0" t="0" r="1270" b="10160"/>
            <wp:docPr id="4" name="图片 4" descr="a3295f2cbcf35cc474d87248f36e99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3295f2cbcf35cc474d87248f36e998d"/>
                    <pic:cNvPicPr>
                      <a:picLocks noChangeAspect="1"/>
                    </pic:cNvPicPr>
                  </pic:nvPicPr>
                  <pic:blipFill>
                    <a:blip r:embed="rId11"/>
                    <a:stretch>
                      <a:fillRect/>
                    </a:stretch>
                  </pic:blipFill>
                  <pic:spPr>
                    <a:xfrm>
                      <a:off x="0" y="0"/>
                      <a:ext cx="6348730" cy="3317240"/>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会员注册、实名审核与会员状态运营流程图</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3.5.2.1.4.1.3. 会员等级管理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支持会员等级列表展示，展示等级名称、权益等级、成长值门槛、等级状态、会员数、更新时间和操作入口。等级名称唯一不可重名，等级排序口径以权益等级表达，等级编码不在前台页面展示。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在管理端配置多等级会员体系（如普通会员、银卡会员、金卡会员、黑金会员）。新增/编辑等级时，等级名称、权益等级、等级状态、达到该等级所需成长值均为必填；成长值规则可按用户积分数、业主身份（游客、租户、业主）、居住时长等维度设置阈值，并支持多条件组合判断</w:t>
      </w:r>
      <w:del w:id="65" w:author="勇哥" w:date="2026-07-31T13:49:14Z">
        <w:r>
          <w:rPr>
            <w:rFonts w:hint="eastAsia" w:ascii="微软雅黑" w:hAnsi="微软雅黑" w:eastAsia="微软雅黑" w:cs="微软雅黑"/>
            <w:b w:val="0"/>
            <w:i w:val="0"/>
            <w:color w:val="1D2733"/>
            <w:sz w:val="25"/>
          </w:rPr>
          <w:delText>，条件关系支持且、或</w:delText>
        </w:r>
      </w:del>
      <w:r>
        <w:rPr>
          <w:rFonts w:hint="eastAsia" w:ascii="微软雅黑" w:hAnsi="微软雅黑" w:eastAsia="微软雅黑" w:cs="微软雅黑"/>
          <w:b w:val="0"/>
          <w:i w:val="0"/>
          <w:color w:val="1D2733"/>
          <w:sz w:val="25"/>
        </w:rPr>
        <w:t>。</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会员等级新增、修改、删除、停用和启用。存在会员关联的等级不可直接删除；停用等级时需遵循从高等级向低等级的停用约束，避免低等级仍依赖高等级权益或计算链路。等级启用、停用时操作原因必填，并写入操作日志。</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会员等级计算支持定时执行，执行频率可配置，默认按天进行用户积分数、业主身份、居住时长和成长值规则的计算。计算结果需同步会员信息详情、会员中心小程序等级展示和客户数据管理画像结果。</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3.5.2.1.4.1.4. 会员注销管理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支持按会员名称/ID、手机号、注销状态、注销来源、注销原因和申请时间查询会员注销申请。注销来源小程序申请；注销状态包括待处理、已注销、已</w:t>
      </w:r>
      <w:del w:id="66" w:author="勇哥" w:date="2026-07-31T13:43:07Z">
        <w:r>
          <w:rPr>
            <w:rFonts w:hint="default" w:ascii="微软雅黑" w:hAnsi="微软雅黑" w:eastAsia="微软雅黑" w:cs="微软雅黑"/>
            <w:b w:val="0"/>
            <w:i w:val="0"/>
            <w:color w:val="1D2733"/>
            <w:sz w:val="25"/>
            <w:lang w:val="en-US"/>
          </w:rPr>
          <w:delText>驳回</w:delText>
        </w:r>
      </w:del>
      <w:ins w:id="67" w:author="勇哥" w:date="2026-07-31T13:43:09Z">
        <w:r>
          <w:rPr>
            <w:rFonts w:hint="eastAsia" w:ascii="微软雅黑" w:hAnsi="微软雅黑" w:eastAsia="微软雅黑" w:cs="微软雅黑"/>
            <w:b w:val="0"/>
            <w:i w:val="0"/>
            <w:color w:val="1D2733"/>
            <w:sz w:val="25"/>
            <w:lang w:val="en-US" w:eastAsia="zh-CN"/>
          </w:rPr>
          <w:t>取消</w:t>
        </w:r>
      </w:ins>
      <w:r>
        <w:rPr>
          <w:rFonts w:hint="eastAsia" w:ascii="微软雅黑" w:hAnsi="微软雅黑" w:eastAsia="微软雅黑" w:cs="微软雅黑"/>
          <w:b w:val="0"/>
          <w:i w:val="0"/>
          <w:color w:val="1D2733"/>
          <w:sz w:val="25"/>
        </w:rPr>
        <w:t>等。列表展示会员名称、</w:t>
      </w:r>
      <w:del w:id="68" w:author="勇哥" w:date="2026-07-31T14:37:26Z">
        <w:r>
          <w:rPr>
            <w:rFonts w:hint="eastAsia" w:ascii="微软雅黑" w:hAnsi="微软雅黑" w:eastAsia="微软雅黑" w:cs="微软雅黑"/>
            <w:b w:val="0"/>
            <w:i w:val="0"/>
            <w:color w:val="1D2733"/>
            <w:sz w:val="25"/>
          </w:rPr>
          <w:delText>会员ID、</w:delText>
        </w:r>
      </w:del>
      <w:r>
        <w:rPr>
          <w:rFonts w:hint="eastAsia" w:ascii="微软雅黑" w:hAnsi="微软雅黑" w:eastAsia="微软雅黑" w:cs="微软雅黑"/>
          <w:b w:val="0"/>
          <w:i w:val="0"/>
          <w:color w:val="1D2733"/>
          <w:sz w:val="25"/>
        </w:rPr>
        <w:t>手机号、注销来源、注销原因、申请时间、注销状态、操作人、处理时间和详情入口。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进入注销处理前，系统需执行身份校验和注销前权益/资产确认，重点确认身份信息是否一致、未使用权益、已领取未核销优惠券、积分余额。存在未使用权益或积分余额时需提示确认处理策略</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用户进行确认后进行注销</w:t>
      </w:r>
      <w:r>
        <w:rPr>
          <w:rFonts w:hint="eastAsia" w:ascii="微软雅黑" w:hAnsi="微软雅黑" w:eastAsia="微软雅黑" w:cs="微软雅黑"/>
          <w:b w:val="0"/>
          <w:i w:val="0"/>
          <w:color w:val="1D2733"/>
          <w:sz w:val="25"/>
        </w:rPr>
        <w:t>，避免会员资产争议。</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rPr>
        <w:t>注销处理时记录注销时间、注销原因、处理意见、操作人和操作时间。注销后会员账号状态标记为“已注销”，不可恢复登录；注销数据需保留存档，历史交互数据（如客服对话记录）、积分流水、权益领取和核销记录按合规要求留存，支持后续查询、审计和争议处理。</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rPr>
        <w:t>会员注</w:t>
      </w:r>
      <w:r>
        <w:rPr>
          <w:rFonts w:hint="eastAsia" w:ascii="微软雅黑" w:hAnsi="微软雅黑" w:eastAsia="微软雅黑" w:cs="微软雅黑"/>
          <w:b w:val="0"/>
          <w:i w:val="0"/>
          <w:color w:val="1D2733"/>
          <w:sz w:val="25"/>
          <w:lang w:val="en-US" w:eastAsia="zh-CN"/>
        </w:rPr>
        <w:t>销</w:t>
      </w:r>
      <w:r>
        <w:rPr>
          <w:rFonts w:hint="eastAsia" w:ascii="微软雅黑" w:hAnsi="微软雅黑" w:eastAsia="微软雅黑" w:cs="微软雅黑"/>
          <w:b w:val="0"/>
          <w:i w:val="0"/>
          <w:color w:val="1D2733"/>
          <w:sz w:val="25"/>
        </w:rPr>
        <w:t>流程：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419215" cy="3347720"/>
            <wp:effectExtent l="0" t="0" r="6985" b="508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2"/>
                    <a:stretch>
                      <a:fillRect/>
                    </a:stretch>
                  </pic:blipFill>
                  <pic:spPr>
                    <a:xfrm>
                      <a:off x="0" y="0"/>
                      <a:ext cx="6419215" cy="3347720"/>
                    </a:xfrm>
                    <a:prstGeom prst="rect">
                      <a:avLst/>
                    </a:prstGeom>
                    <a:noFill/>
                    <a:ln>
                      <a:noFill/>
                    </a:ln>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会员注销申请、身份校验、权益确认与账号停用流程图</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3.5.2.1.4.1.5. 会员变更日志管理</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支持按会员名称/ID、手机号、姓名、性别、生日、邮箱、操作人和变更时间查询会员变更日志。变更来源包括小程序端、后台端、系统同步等；C端编辑基础信息时需同步推送至会员中心并形成变更记录。</w:t>
      </w:r>
    </w:p>
    <w:p>
      <w:pPr>
        <w:spacing w:after="160" w:line="293" w:lineRule="auto"/>
        <w:ind w:firstLine="420"/>
        <w:rPr>
          <w:rFonts w:hint="default" w:ascii="微软雅黑" w:hAnsi="微软雅黑" w:eastAsia="微软雅黑" w:cs="微软雅黑"/>
          <w:b w:val="0"/>
          <w:i w:val="0"/>
          <w:color w:val="1D2733"/>
          <w:sz w:val="25"/>
          <w:lang w:val="en-US" w:eastAsia="zh-CN"/>
        </w:rPr>
      </w:pPr>
      <w:r>
        <w:rPr>
          <w:rFonts w:hint="eastAsia" w:ascii="微软雅黑" w:hAnsi="微软雅黑" w:eastAsia="微软雅黑" w:cs="微软雅黑"/>
          <w:b w:val="0"/>
          <w:i w:val="0"/>
          <w:color w:val="1D2733"/>
          <w:sz w:val="25"/>
          <w:lang w:val="en-US" w:eastAsia="zh-CN"/>
        </w:rPr>
        <w:t>业务数据的导出需要记录导出人和导出的具体数据。</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支持按当前筛选条件导出会员变更日志，用于审计追溯。</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3.5.2.1.4.2. 积分中心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定位为后台端积分资产管理与积分交易追溯入口，覆盖积分账户查询、账户详情、积分调整申请、积分冻结/解冻、调整审核、积分明细和积分互换记录。系统以会员唯一标识和积分账户为核心，实时计算总积分、当前可用积分、冻结积分和变动后积分，支撑管理端处理补偿发分、违规扣分、风控冻结、跨系统互换、客服解释和财务对账。</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业务的关键约束为：积分账户与会员唯一标识绑定，跨渠道登录时积分资产需保持一致；人工调整、冻结、解冻等高风险操作必须填写原因并保留附件或审核意见；审核详情需以列表形式保留多次审核记录；积分流水需完整沉淀交易来源、发放组织、有效期和附件；积分明细查询、积分互换查询根据原型要求不提供导出Excel入口。</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3.5.2.1.4.2.1. 积分账户管理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w:t>
      </w:r>
      <w:del w:id="69" w:author="勇哥" w:date="2026-07-31T13:42:44Z">
        <w:r>
          <w:rPr>
            <w:rFonts w:hint="eastAsia" w:ascii="微软雅黑" w:hAnsi="微软雅黑" w:eastAsia="微软雅黑" w:cs="微软雅黑"/>
            <w:b w:val="0"/>
            <w:i w:val="0"/>
            <w:color w:val="1D2733"/>
            <w:sz w:val="25"/>
          </w:rPr>
          <w:delText>积分账户、</w:delText>
        </w:r>
      </w:del>
      <w:r>
        <w:rPr>
          <w:rFonts w:hint="eastAsia" w:ascii="微软雅黑" w:hAnsi="微软雅黑" w:eastAsia="微软雅黑" w:cs="微软雅黑"/>
          <w:b w:val="0"/>
          <w:i w:val="0"/>
          <w:color w:val="1D2733"/>
          <w:sz w:val="25"/>
        </w:rPr>
        <w:t>账户状态（正常、冻结）、会员ID、会员名称、手机号、积分所属项目、积分类型和更新时间查询积分账户。列表展示</w:t>
      </w:r>
      <w:del w:id="70" w:author="勇哥" w:date="2026-07-31T13:55:01Z">
        <w:r>
          <w:rPr>
            <w:rFonts w:hint="eastAsia" w:ascii="微软雅黑" w:hAnsi="微软雅黑" w:eastAsia="微软雅黑" w:cs="微软雅黑"/>
            <w:b w:val="0"/>
            <w:i w:val="0"/>
            <w:color w:val="1D2733"/>
            <w:sz w:val="25"/>
          </w:rPr>
          <w:delText>积分账户、</w:delText>
        </w:r>
      </w:del>
      <w:r>
        <w:rPr>
          <w:rFonts w:hint="eastAsia" w:ascii="微软雅黑" w:hAnsi="微软雅黑" w:eastAsia="微软雅黑" w:cs="微软雅黑"/>
          <w:b w:val="0"/>
          <w:i w:val="0"/>
          <w:color w:val="1D2733"/>
          <w:sz w:val="25"/>
        </w:rPr>
        <w:t>会员名称、</w:t>
      </w:r>
      <w:del w:id="71" w:author="勇哥" w:date="2026-07-31T13:53:11Z">
        <w:r>
          <w:rPr>
            <w:rFonts w:hint="eastAsia" w:ascii="微软雅黑" w:hAnsi="微软雅黑" w:eastAsia="微软雅黑" w:cs="微软雅黑"/>
            <w:b w:val="0"/>
            <w:i w:val="0"/>
            <w:color w:val="1D2733"/>
            <w:sz w:val="25"/>
          </w:rPr>
          <w:delText>会员ID、</w:delText>
        </w:r>
      </w:del>
      <w:r>
        <w:rPr>
          <w:rFonts w:hint="eastAsia" w:ascii="微软雅黑" w:hAnsi="微软雅黑" w:eastAsia="微软雅黑" w:cs="微软雅黑"/>
          <w:b w:val="0"/>
          <w:i w:val="0"/>
          <w:color w:val="1D2733"/>
          <w:sz w:val="25"/>
        </w:rPr>
        <w:t>手机号、</w:t>
      </w:r>
      <w:ins w:id="72" w:author="勇哥" w:date="2026-07-31T13:55:08Z">
        <w:r>
          <w:rPr>
            <w:rFonts w:hint="eastAsia" w:ascii="微软雅黑" w:hAnsi="微软雅黑" w:eastAsia="微软雅黑" w:cs="微软雅黑"/>
            <w:b w:val="0"/>
            <w:i w:val="0"/>
            <w:color w:val="1D2733"/>
            <w:sz w:val="25"/>
            <w:lang w:val="en-US" w:eastAsia="zh-CN"/>
          </w:rPr>
          <w:t>帐</w:t>
        </w:r>
      </w:ins>
      <w:ins w:id="73" w:author="勇哥" w:date="2026-07-31T13:55:09Z">
        <w:r>
          <w:rPr>
            <w:rFonts w:hint="eastAsia" w:ascii="微软雅黑" w:hAnsi="微软雅黑" w:eastAsia="微软雅黑" w:cs="微软雅黑"/>
            <w:b w:val="0"/>
            <w:i w:val="0"/>
            <w:color w:val="1D2733"/>
            <w:sz w:val="25"/>
            <w:lang w:val="en-US" w:eastAsia="zh-CN"/>
          </w:rPr>
          <w:t>户</w:t>
        </w:r>
      </w:ins>
      <w:del w:id="74" w:author="勇哥" w:date="2026-07-31T13:55:06Z">
        <w:r>
          <w:rPr>
            <w:rFonts w:hint="eastAsia" w:ascii="微软雅黑" w:hAnsi="微软雅黑" w:eastAsia="微软雅黑" w:cs="微软雅黑"/>
            <w:b w:val="0"/>
            <w:i w:val="0"/>
            <w:color w:val="1D2733"/>
            <w:sz w:val="25"/>
          </w:rPr>
          <w:delText>积分</w:delText>
        </w:r>
      </w:del>
      <w:r>
        <w:rPr>
          <w:rFonts w:hint="eastAsia" w:ascii="微软雅黑" w:hAnsi="微软雅黑" w:eastAsia="微软雅黑" w:cs="微软雅黑"/>
          <w:b w:val="0"/>
          <w:i w:val="0"/>
          <w:color w:val="1D2733"/>
          <w:sz w:val="25"/>
        </w:rPr>
        <w:t>类型、账户状态、积分审核状态、总积分、当前可用积分、冻结积分、更新时间和操作入口，便于运营人员快速判断会员积分资产状态。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支持查看积分帐号明细，明细需包含成交易时间、交易类型、积分变动</w:t>
      </w:r>
      <w:del w:id="75" w:author="勇哥" w:date="2026-07-31T13:56:34Z">
        <w:r>
          <w:rPr>
            <w:rFonts w:hint="eastAsia" w:ascii="微软雅黑" w:hAnsi="微软雅黑" w:eastAsia="微软雅黑" w:cs="微软雅黑"/>
            <w:b w:val="0"/>
            <w:i w:val="0"/>
            <w:color w:val="1D2733"/>
            <w:sz w:val="25"/>
          </w:rPr>
          <w:delText>、业务来源</w:delText>
        </w:r>
      </w:del>
      <w:r>
        <w:rPr>
          <w:rFonts w:hint="eastAsia" w:ascii="微软雅黑" w:hAnsi="微软雅黑" w:eastAsia="微软雅黑" w:cs="微软雅黑"/>
          <w:b w:val="0"/>
          <w:i w:val="0"/>
          <w:color w:val="1D2733"/>
          <w:sz w:val="25"/>
        </w:rPr>
        <w:t>、积分发放组织</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rPr>
        <w:t>C端产生的消费积分、碳积分同步后展示相应帐号明细。</w:t>
      </w:r>
    </w:p>
    <w:p>
      <w:pPr>
        <w:spacing w:after="160" w:line="293" w:lineRule="auto"/>
        <w:ind w:firstLine="420"/>
        <w:rPr>
          <w:rFonts w:hint="eastAsia" w:ascii="微软雅黑" w:hAnsi="微软雅黑" w:eastAsia="微软雅黑" w:cs="微软雅黑"/>
          <w:lang w:val="en-US" w:eastAsia="zh-CN"/>
        </w:rPr>
      </w:pPr>
      <w:r>
        <w:rPr>
          <w:rFonts w:hint="eastAsia" w:ascii="微软雅黑" w:hAnsi="微软雅黑" w:eastAsia="微软雅黑" w:cs="微软雅黑"/>
          <w:b w:val="0"/>
          <w:i w:val="0"/>
          <w:color w:val="1D2733"/>
          <w:sz w:val="25"/>
        </w:rPr>
        <w:t>积分调整页展示当前可用积分且置灰不可修改。积分所属项目、</w:t>
      </w:r>
      <w:del w:id="76" w:author="勇哥" w:date="2026-07-31T13:56:58Z">
        <w:r>
          <w:rPr>
            <w:rFonts w:hint="eastAsia" w:ascii="微软雅黑" w:hAnsi="微软雅黑" w:eastAsia="微软雅黑" w:cs="微软雅黑"/>
            <w:b w:val="0"/>
            <w:i w:val="0"/>
            <w:color w:val="1D2733"/>
            <w:sz w:val="25"/>
          </w:rPr>
          <w:delText>积分类型、</w:delText>
        </w:r>
      </w:del>
      <w:r>
        <w:rPr>
          <w:rFonts w:hint="eastAsia" w:ascii="微软雅黑" w:hAnsi="微软雅黑" w:eastAsia="微软雅黑" w:cs="微软雅黑"/>
          <w:b w:val="0"/>
          <w:i w:val="0"/>
          <w:color w:val="1D2733"/>
          <w:sz w:val="25"/>
        </w:rPr>
        <w:t>调整类型、调整积分、调整原因、附件上传均为必填；调整类型区分增加和减少，调整原因覆盖违规刷分扣除、垃圾分类正确投放、废旧物品回收、电梯低碳使用、家用废旧电池回收、拒绝高空抛物承诺、闲置衣物定点捐赠、书籍捐赠、低碳出行等场景。提交后生成积分调整单，进入主管部门审核。</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支持积分冻结和解冻操作。会员存在恶意兑换、虚假交易等违规行为时，管理员</w:t>
      </w:r>
      <w:ins w:id="77" w:author="勇哥" w:date="2026-07-31T14:04:27Z">
        <w:r>
          <w:rPr>
            <w:rFonts w:hint="eastAsia" w:ascii="微软雅黑" w:hAnsi="微软雅黑" w:eastAsia="微软雅黑" w:cs="微软雅黑"/>
            <w:b w:val="0"/>
            <w:i w:val="0"/>
            <w:color w:val="1D2733"/>
            <w:sz w:val="25"/>
            <w:lang w:val="en-US" w:eastAsia="zh-CN"/>
          </w:rPr>
          <w:t>针</w:t>
        </w:r>
      </w:ins>
      <w:ins w:id="78" w:author="勇哥" w:date="2026-07-31T14:04:28Z">
        <w:r>
          <w:rPr>
            <w:rFonts w:hint="eastAsia" w:ascii="微软雅黑" w:hAnsi="微软雅黑" w:eastAsia="微软雅黑" w:cs="微软雅黑"/>
            <w:b w:val="0"/>
            <w:i w:val="0"/>
            <w:color w:val="1D2733"/>
            <w:sz w:val="25"/>
            <w:lang w:val="en-US" w:eastAsia="zh-CN"/>
          </w:rPr>
          <w:t>对积</w:t>
        </w:r>
      </w:ins>
      <w:ins w:id="79" w:author="勇哥" w:date="2026-07-31T14:04:29Z">
        <w:r>
          <w:rPr>
            <w:rFonts w:hint="eastAsia" w:ascii="微软雅黑" w:hAnsi="微软雅黑" w:eastAsia="微软雅黑" w:cs="微软雅黑"/>
            <w:b w:val="0"/>
            <w:i w:val="0"/>
            <w:color w:val="1D2733"/>
            <w:sz w:val="25"/>
            <w:lang w:val="en-US" w:eastAsia="zh-CN"/>
          </w:rPr>
          <w:t>分帐</w:t>
        </w:r>
      </w:ins>
      <w:ins w:id="80" w:author="勇哥" w:date="2026-07-31T14:04:30Z">
        <w:r>
          <w:rPr>
            <w:rFonts w:hint="eastAsia" w:ascii="微软雅黑" w:hAnsi="微软雅黑" w:eastAsia="微软雅黑" w:cs="微软雅黑"/>
            <w:b w:val="0"/>
            <w:i w:val="0"/>
            <w:color w:val="1D2733"/>
            <w:sz w:val="25"/>
            <w:lang w:val="en-US" w:eastAsia="zh-CN"/>
          </w:rPr>
          <w:t>户</w:t>
        </w:r>
      </w:ins>
      <w:r>
        <w:rPr>
          <w:rFonts w:hint="eastAsia" w:ascii="微软雅黑" w:hAnsi="微软雅黑" w:eastAsia="微软雅黑" w:cs="微软雅黑"/>
          <w:b w:val="0"/>
          <w:i w:val="0"/>
          <w:color w:val="1D2733"/>
          <w:sz w:val="25"/>
        </w:rPr>
        <w:t>可</w:t>
      </w:r>
      <w:del w:id="81" w:author="勇哥" w:date="2026-07-31T14:03:30Z">
        <w:r>
          <w:rPr>
            <w:rFonts w:hint="default" w:ascii="微软雅黑" w:hAnsi="微软雅黑" w:eastAsia="微软雅黑" w:cs="微软雅黑"/>
            <w:b w:val="0"/>
            <w:i w:val="0"/>
            <w:color w:val="1D2733"/>
            <w:sz w:val="25"/>
            <w:lang w:val="en-US"/>
          </w:rPr>
          <w:delText>冻结其部分或全部积分</w:delText>
        </w:r>
      </w:del>
      <w:ins w:id="82" w:author="勇哥" w:date="2026-07-31T14:03:31Z">
        <w:r>
          <w:rPr>
            <w:rFonts w:hint="eastAsia" w:ascii="微软雅黑" w:hAnsi="微软雅黑" w:eastAsia="微软雅黑" w:cs="微软雅黑"/>
            <w:b w:val="0"/>
            <w:i w:val="0"/>
            <w:color w:val="1D2733"/>
            <w:sz w:val="25"/>
            <w:lang w:val="en-US" w:eastAsia="zh-CN"/>
          </w:rPr>
          <w:t>选择</w:t>
        </w:r>
      </w:ins>
      <w:ins w:id="83" w:author="勇哥" w:date="2026-07-31T14:03:34Z">
        <w:r>
          <w:rPr>
            <w:rFonts w:hint="eastAsia" w:ascii="微软雅黑" w:hAnsi="微软雅黑" w:eastAsia="微软雅黑" w:cs="微软雅黑"/>
            <w:b w:val="0"/>
            <w:i w:val="0"/>
            <w:color w:val="1D2733"/>
            <w:sz w:val="25"/>
            <w:lang w:val="en-US" w:eastAsia="zh-CN"/>
          </w:rPr>
          <w:t>可</w:t>
        </w:r>
      </w:ins>
      <w:ins w:id="84" w:author="勇哥" w:date="2026-07-31T14:03:35Z">
        <w:r>
          <w:rPr>
            <w:rFonts w:hint="eastAsia" w:ascii="微软雅黑" w:hAnsi="微软雅黑" w:eastAsia="微软雅黑" w:cs="微软雅黑"/>
            <w:b w:val="0"/>
            <w:i w:val="0"/>
            <w:color w:val="1D2733"/>
            <w:sz w:val="25"/>
            <w:lang w:val="en-US" w:eastAsia="zh-CN"/>
          </w:rPr>
          <w:t>用</w:t>
        </w:r>
      </w:ins>
      <w:ins w:id="85" w:author="勇哥" w:date="2026-07-31T14:03:36Z">
        <w:r>
          <w:rPr>
            <w:rFonts w:hint="eastAsia" w:ascii="微软雅黑" w:hAnsi="微软雅黑" w:eastAsia="微软雅黑" w:cs="微软雅黑"/>
            <w:b w:val="0"/>
            <w:i w:val="0"/>
            <w:color w:val="1D2733"/>
            <w:sz w:val="25"/>
            <w:lang w:val="en-US" w:eastAsia="zh-CN"/>
          </w:rPr>
          <w:t>积</w:t>
        </w:r>
      </w:ins>
      <w:ins w:id="86" w:author="勇哥" w:date="2026-07-31T14:03:37Z">
        <w:r>
          <w:rPr>
            <w:rFonts w:hint="eastAsia" w:ascii="微软雅黑" w:hAnsi="微软雅黑" w:eastAsia="微软雅黑" w:cs="微软雅黑"/>
            <w:b w:val="0"/>
            <w:i w:val="0"/>
            <w:color w:val="1D2733"/>
            <w:sz w:val="25"/>
            <w:lang w:val="en-US" w:eastAsia="zh-CN"/>
          </w:rPr>
          <w:t>分</w:t>
        </w:r>
      </w:ins>
      <w:ins w:id="87" w:author="勇哥" w:date="2026-07-31T14:03:38Z">
        <w:r>
          <w:rPr>
            <w:rFonts w:hint="eastAsia" w:ascii="微软雅黑" w:hAnsi="微软雅黑" w:eastAsia="微软雅黑" w:cs="微软雅黑"/>
            <w:b w:val="0"/>
            <w:i w:val="0"/>
            <w:color w:val="1D2733"/>
            <w:sz w:val="25"/>
            <w:lang w:val="en-US" w:eastAsia="zh-CN"/>
          </w:rPr>
          <w:t>进</w:t>
        </w:r>
      </w:ins>
      <w:ins w:id="88" w:author="勇哥" w:date="2026-07-31T14:03:39Z">
        <w:r>
          <w:rPr>
            <w:rFonts w:hint="eastAsia" w:ascii="微软雅黑" w:hAnsi="微软雅黑" w:eastAsia="微软雅黑" w:cs="微软雅黑"/>
            <w:b w:val="0"/>
            <w:i w:val="0"/>
            <w:color w:val="1D2733"/>
            <w:sz w:val="25"/>
            <w:lang w:val="en-US" w:eastAsia="zh-CN"/>
          </w:rPr>
          <w:t>行冻</w:t>
        </w:r>
      </w:ins>
      <w:ins w:id="89" w:author="勇哥" w:date="2026-07-31T14:03:40Z">
        <w:r>
          <w:rPr>
            <w:rFonts w:hint="eastAsia" w:ascii="微软雅黑" w:hAnsi="微软雅黑" w:eastAsia="微软雅黑" w:cs="微软雅黑"/>
            <w:b w:val="0"/>
            <w:i w:val="0"/>
            <w:color w:val="1D2733"/>
            <w:sz w:val="25"/>
            <w:lang w:val="en-US" w:eastAsia="zh-CN"/>
          </w:rPr>
          <w:t>结</w:t>
        </w:r>
      </w:ins>
      <w:r>
        <w:rPr>
          <w:rFonts w:hint="eastAsia" w:ascii="微软雅黑" w:hAnsi="微软雅黑" w:eastAsia="微软雅黑" w:cs="微软雅黑"/>
          <w:b w:val="0"/>
          <w:i w:val="0"/>
          <w:color w:val="1D2733"/>
          <w:sz w:val="25"/>
        </w:rPr>
        <w:t>，冻结后积分状态标记为冻结，不可用于消费、兑换优惠券、兑换商品或积分互换；解冻时需记录解冻原因，积分状态恢复为可用。冻结、解冻字段需增加必填标识，操作原因必填，支持</w:t>
      </w:r>
      <w:del w:id="90" w:author="勇哥" w:date="2026-07-31T14:00:36Z">
        <w:r>
          <w:rPr>
            <w:rFonts w:hint="eastAsia" w:ascii="微软雅黑" w:hAnsi="微软雅黑" w:eastAsia="微软雅黑" w:cs="微软雅黑"/>
            <w:b w:val="0"/>
            <w:i w:val="0"/>
            <w:color w:val="1D2733"/>
            <w:sz w:val="25"/>
          </w:rPr>
          <w:delText>批量冻结和</w:delText>
        </w:r>
      </w:del>
      <w:r>
        <w:rPr>
          <w:rFonts w:hint="eastAsia" w:ascii="微软雅黑" w:hAnsi="微软雅黑" w:eastAsia="微软雅黑" w:cs="微软雅黑"/>
          <w:b w:val="0"/>
          <w:i w:val="0"/>
          <w:color w:val="1D2733"/>
          <w:sz w:val="25"/>
        </w:rPr>
        <w:t>批量解冻，并记录操作</w:t>
      </w:r>
      <w:del w:id="91" w:author="勇哥" w:date="2026-07-31T14:01:12Z">
        <w:r>
          <w:rPr>
            <w:rFonts w:hint="eastAsia" w:ascii="微软雅黑" w:hAnsi="微软雅黑" w:eastAsia="微软雅黑" w:cs="微软雅黑"/>
            <w:b w:val="0"/>
            <w:i w:val="0"/>
            <w:color w:val="1D2733"/>
            <w:sz w:val="25"/>
          </w:rPr>
          <w:delText>前后积分、</w:delText>
        </w:r>
      </w:del>
      <w:r>
        <w:rPr>
          <w:rFonts w:hint="eastAsia" w:ascii="微软雅黑" w:hAnsi="微软雅黑" w:eastAsia="微软雅黑" w:cs="微软雅黑"/>
          <w:b w:val="0"/>
          <w:i w:val="0"/>
          <w:color w:val="1D2733"/>
          <w:sz w:val="25"/>
        </w:rPr>
        <w:t>操作人、操作时间和关联审核状态。</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3.5.2.1.4.2.2. 积分账户审核管理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积分账户审核管理用于承接积分调整申请和需要主管部门确认的积分资产变动。支持按</w:t>
      </w:r>
      <w:del w:id="92" w:author="勇哥" w:date="2026-07-31T14:19:16Z">
        <w:r>
          <w:rPr>
            <w:rFonts w:hint="eastAsia" w:ascii="微软雅黑" w:hAnsi="微软雅黑" w:eastAsia="微软雅黑" w:cs="微软雅黑"/>
            <w:b w:val="0"/>
            <w:i w:val="0"/>
            <w:color w:val="1D2733"/>
            <w:sz w:val="25"/>
          </w:rPr>
          <w:delText>调整单号/</w:delText>
        </w:r>
      </w:del>
      <w:r>
        <w:rPr>
          <w:rFonts w:hint="eastAsia" w:ascii="微软雅黑" w:hAnsi="微软雅黑" w:eastAsia="微软雅黑" w:cs="微软雅黑"/>
          <w:b w:val="0"/>
          <w:i w:val="0"/>
          <w:color w:val="1D2733"/>
          <w:sz w:val="25"/>
        </w:rPr>
        <w:t>会员</w:t>
      </w:r>
      <w:ins w:id="93" w:author="勇哥" w:date="2026-07-31T14:19:20Z">
        <w:r>
          <w:rPr>
            <w:rFonts w:hint="eastAsia" w:ascii="微软雅黑" w:hAnsi="微软雅黑" w:eastAsia="微软雅黑" w:cs="微软雅黑"/>
            <w:b w:val="0"/>
            <w:i w:val="0"/>
            <w:color w:val="1D2733"/>
            <w:sz w:val="25"/>
            <w:lang w:val="en-US" w:eastAsia="zh-CN"/>
          </w:rPr>
          <w:t>名称</w:t>
        </w:r>
      </w:ins>
      <w:r>
        <w:rPr>
          <w:rFonts w:hint="eastAsia" w:ascii="微软雅黑" w:hAnsi="微软雅黑" w:eastAsia="微软雅黑" w:cs="微软雅黑"/>
          <w:b w:val="0"/>
          <w:i w:val="0"/>
          <w:color w:val="1D2733"/>
          <w:sz w:val="25"/>
        </w:rPr>
        <w:t>、</w:t>
      </w:r>
      <w:del w:id="94" w:author="勇哥" w:date="2026-07-31T14:19:00Z">
        <w:r>
          <w:rPr>
            <w:rFonts w:hint="eastAsia" w:ascii="微软雅黑" w:hAnsi="微软雅黑" w:eastAsia="微软雅黑" w:cs="微软雅黑"/>
            <w:b w:val="0"/>
            <w:i w:val="0"/>
            <w:color w:val="1D2733"/>
            <w:sz w:val="25"/>
          </w:rPr>
          <w:delText>积分账户、</w:delText>
        </w:r>
      </w:del>
      <w:r>
        <w:rPr>
          <w:rFonts w:hint="eastAsia" w:ascii="微软雅黑" w:hAnsi="微软雅黑" w:eastAsia="微软雅黑" w:cs="微软雅黑"/>
          <w:b w:val="0"/>
          <w:i w:val="0"/>
          <w:color w:val="1D2733"/>
          <w:sz w:val="25"/>
        </w:rPr>
        <w:t>积分类型、调整类型、审核状态、申请人、</w:t>
      </w:r>
      <w:del w:id="95" w:author="勇哥" w:date="2026-07-31T14:28:06Z">
        <w:r>
          <w:rPr>
            <w:rFonts w:hint="default" w:ascii="微软雅黑" w:hAnsi="微软雅黑" w:eastAsia="微软雅黑" w:cs="微软雅黑"/>
            <w:b w:val="0"/>
            <w:i w:val="0"/>
            <w:color w:val="1D2733"/>
            <w:sz w:val="25"/>
            <w:lang w:val="en-US"/>
          </w:rPr>
          <w:delText>申请</w:delText>
        </w:r>
      </w:del>
      <w:ins w:id="96" w:author="勇哥" w:date="2026-07-31T14:28:06Z">
        <w:r>
          <w:rPr>
            <w:rFonts w:hint="eastAsia" w:ascii="微软雅黑" w:hAnsi="微软雅黑" w:eastAsia="微软雅黑" w:cs="微软雅黑"/>
            <w:b w:val="0"/>
            <w:i w:val="0"/>
            <w:color w:val="1D2733"/>
            <w:sz w:val="25"/>
            <w:lang w:val="en-US" w:eastAsia="zh-CN"/>
          </w:rPr>
          <w:t>提</w:t>
        </w:r>
      </w:ins>
      <w:ins w:id="97" w:author="勇哥" w:date="2026-07-31T14:28:07Z">
        <w:r>
          <w:rPr>
            <w:rFonts w:hint="eastAsia" w:ascii="微软雅黑" w:hAnsi="微软雅黑" w:eastAsia="微软雅黑" w:cs="微软雅黑"/>
            <w:b w:val="0"/>
            <w:i w:val="0"/>
            <w:color w:val="1D2733"/>
            <w:sz w:val="25"/>
            <w:lang w:val="en-US" w:eastAsia="zh-CN"/>
          </w:rPr>
          <w:t>交</w:t>
        </w:r>
      </w:ins>
      <w:r>
        <w:rPr>
          <w:rFonts w:hint="eastAsia" w:ascii="微软雅黑" w:hAnsi="微软雅黑" w:eastAsia="微软雅黑" w:cs="微软雅黑"/>
          <w:b w:val="0"/>
          <w:i w:val="0"/>
          <w:color w:val="1D2733"/>
          <w:sz w:val="25"/>
        </w:rPr>
        <w:t>时间</w:t>
      </w:r>
      <w:del w:id="98" w:author="勇哥" w:date="2026-07-31T14:27:44Z">
        <w:r>
          <w:rPr>
            <w:rFonts w:hint="eastAsia" w:ascii="微软雅黑" w:hAnsi="微软雅黑" w:eastAsia="微软雅黑" w:cs="微软雅黑"/>
            <w:b w:val="0"/>
            <w:i w:val="0"/>
            <w:color w:val="1D2733"/>
            <w:sz w:val="25"/>
          </w:rPr>
          <w:delText>、积分所属项目等</w:delText>
        </w:r>
      </w:del>
      <w:r>
        <w:rPr>
          <w:rFonts w:hint="eastAsia" w:ascii="微软雅黑" w:hAnsi="微软雅黑" w:eastAsia="微软雅黑" w:cs="微软雅黑"/>
          <w:b w:val="0"/>
          <w:i w:val="0"/>
          <w:color w:val="1D2733"/>
          <w:sz w:val="25"/>
        </w:rPr>
        <w:t>条件查询审核记录，默认展示待审核记录，列表展示</w:t>
      </w:r>
      <w:del w:id="99" w:author="勇哥" w:date="2026-07-31T14:20:07Z">
        <w:r>
          <w:rPr>
            <w:rFonts w:hint="eastAsia" w:ascii="微软雅黑" w:hAnsi="微软雅黑" w:eastAsia="微软雅黑" w:cs="微软雅黑"/>
            <w:b w:val="0"/>
            <w:i w:val="0"/>
            <w:color w:val="1D2733"/>
            <w:sz w:val="25"/>
          </w:rPr>
          <w:delText>调整单号、</w:delText>
        </w:r>
      </w:del>
      <w:r>
        <w:rPr>
          <w:rFonts w:hint="eastAsia" w:ascii="微软雅黑" w:hAnsi="微软雅黑" w:eastAsia="微软雅黑" w:cs="微软雅黑"/>
          <w:b w:val="0"/>
          <w:i w:val="0"/>
          <w:color w:val="1D2733"/>
          <w:sz w:val="25"/>
        </w:rPr>
        <w:t>会员名称、</w:t>
      </w:r>
      <w:del w:id="100" w:author="勇哥" w:date="2026-07-31T14:18:55Z">
        <w:r>
          <w:rPr>
            <w:rFonts w:hint="eastAsia" w:ascii="微软雅黑" w:hAnsi="微软雅黑" w:eastAsia="微软雅黑" w:cs="微软雅黑"/>
            <w:b w:val="0"/>
            <w:i w:val="0"/>
            <w:color w:val="1D2733"/>
            <w:sz w:val="25"/>
          </w:rPr>
          <w:delText>会员ID、</w:delText>
        </w:r>
      </w:del>
      <w:r>
        <w:rPr>
          <w:rFonts w:hint="eastAsia" w:ascii="微软雅黑" w:hAnsi="微软雅黑" w:eastAsia="微软雅黑" w:cs="微软雅黑"/>
          <w:b w:val="0"/>
          <w:i w:val="0"/>
          <w:color w:val="1D2733"/>
          <w:sz w:val="25"/>
        </w:rPr>
        <w:t>手机号、</w:t>
      </w:r>
      <w:del w:id="101" w:author="勇哥" w:date="2026-07-31T14:20:13Z">
        <w:r>
          <w:rPr>
            <w:rFonts w:hint="eastAsia" w:ascii="微软雅黑" w:hAnsi="微软雅黑" w:eastAsia="微软雅黑" w:cs="微软雅黑"/>
            <w:b w:val="0"/>
            <w:i w:val="0"/>
            <w:color w:val="1D2733"/>
            <w:sz w:val="25"/>
          </w:rPr>
          <w:delText>积分账户、</w:delText>
        </w:r>
      </w:del>
      <w:r>
        <w:rPr>
          <w:rFonts w:hint="eastAsia" w:ascii="微软雅黑" w:hAnsi="微软雅黑" w:eastAsia="微软雅黑" w:cs="微软雅黑"/>
          <w:b w:val="0"/>
          <w:i w:val="0"/>
          <w:color w:val="1D2733"/>
          <w:sz w:val="25"/>
        </w:rPr>
        <w:t>积分类型、调整类型、调整积分、申请人、申请时间、审核状态和操作入口。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审核详情内容与积分账户管理中的审核详情保持一致，展示调整申请信息、当前积分信息、附件、调整原因、</w:t>
      </w:r>
      <w:del w:id="102" w:author="勇哥" w:date="2026-07-31T14:32:04Z">
        <w:r>
          <w:rPr>
            <w:rFonts w:hint="eastAsia" w:ascii="微软雅黑" w:hAnsi="微软雅黑" w:eastAsia="微软雅黑" w:cs="微软雅黑"/>
            <w:b w:val="0"/>
            <w:i w:val="0"/>
            <w:color w:val="1D2733"/>
            <w:sz w:val="25"/>
          </w:rPr>
          <w:delText>申请说明、业务来源</w:delText>
        </w:r>
      </w:del>
      <w:r>
        <w:rPr>
          <w:rFonts w:hint="eastAsia" w:ascii="微软雅黑" w:hAnsi="微软雅黑" w:eastAsia="微软雅黑" w:cs="微软雅黑"/>
          <w:b w:val="0"/>
          <w:i w:val="0"/>
          <w:color w:val="1D2733"/>
          <w:sz w:val="25"/>
        </w:rPr>
        <w:t>和审核记录。当前可用积分在详情中只读展示，不允许审核人员直接修改积分资产。</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rPr>
        <w:t>审核记录以列表形式呈现，包含审核时间、积分审核状态、审核人、审核意见。若审核不通过后申请人修改并再次提交，系统需保留多次审核记录，形成完整审核链路。审核通过后更新积分账户总积分、可用积分或冻结积分，并生成积分流水；审核不通过则驳回申请并记录意见，申请人可根据意见重新提交。</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积分账户调整/审核</w:t>
      </w:r>
      <w:r>
        <w:rPr>
          <w:rFonts w:hint="eastAsia" w:ascii="微软雅黑" w:hAnsi="微软雅黑" w:eastAsia="微软雅黑" w:cs="微软雅黑"/>
          <w:b w:val="0"/>
          <w:i w:val="0"/>
          <w:color w:val="1D2733"/>
          <w:sz w:val="25"/>
          <w:lang w:val="en-US" w:eastAsia="zh-CN"/>
        </w:rPr>
        <w:t>/兑入/兑出</w:t>
      </w:r>
      <w:r>
        <w:rPr>
          <w:rFonts w:hint="eastAsia" w:ascii="微软雅黑" w:hAnsi="微软雅黑" w:eastAsia="微软雅黑" w:cs="微软雅黑"/>
          <w:b w:val="0"/>
          <w:i w:val="0"/>
          <w:color w:val="1D2733"/>
          <w:sz w:val="25"/>
        </w:rPr>
        <w:t>流程：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320155" cy="3308350"/>
            <wp:effectExtent l="0" t="0" r="4445" b="1905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3"/>
                    <a:stretch>
                      <a:fillRect/>
                    </a:stretch>
                  </pic:blipFill>
                  <pic:spPr>
                    <a:xfrm>
                      <a:off x="0" y="0"/>
                      <a:ext cx="6320155" cy="3308350"/>
                    </a:xfrm>
                    <a:prstGeom prst="rect">
                      <a:avLst/>
                    </a:prstGeom>
                    <a:noFill/>
                    <a:ln>
                      <a:noFill/>
                    </a:ln>
                  </pic:spPr>
                </pic:pic>
              </a:graphicData>
            </a:graphic>
          </wp:inline>
        </w:drawing>
      </w:r>
    </w:p>
    <w:p>
      <w:pPr>
        <w:spacing w:after="160" w:line="293" w:lineRule="auto"/>
        <w:ind w:firstLine="420"/>
        <w:jc w:val="center"/>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526477"/>
          <w:sz w:val="22"/>
        </w:rPr>
        <w:t>积分账户、调整审核、冻结解冻、流水与互换流程图</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3.5.2.1.4.2.3. 积分明细查询</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w:t>
      </w:r>
      <w:del w:id="103" w:author="勇哥" w:date="2026-07-31T14:40:08Z">
        <w:r>
          <w:rPr>
            <w:rFonts w:hint="eastAsia" w:ascii="微软雅黑" w:hAnsi="微软雅黑" w:eastAsia="微软雅黑" w:cs="微软雅黑"/>
            <w:b w:val="0"/>
            <w:i w:val="0"/>
            <w:color w:val="1D2733"/>
            <w:sz w:val="25"/>
          </w:rPr>
          <w:delText>流水号、</w:delText>
        </w:r>
      </w:del>
      <w:r>
        <w:rPr>
          <w:rFonts w:hint="eastAsia" w:ascii="微软雅黑" w:hAnsi="微软雅黑" w:eastAsia="微软雅黑" w:cs="微软雅黑"/>
          <w:b w:val="0"/>
          <w:i w:val="0"/>
          <w:color w:val="1D2733"/>
          <w:sz w:val="25"/>
        </w:rPr>
        <w:t>会员名称/ID、手机号、</w:t>
      </w:r>
      <w:del w:id="104" w:author="勇哥" w:date="2026-07-31T14:40:04Z">
        <w:r>
          <w:rPr>
            <w:rFonts w:hint="eastAsia" w:ascii="微软雅黑" w:hAnsi="微软雅黑" w:eastAsia="微软雅黑" w:cs="微软雅黑"/>
            <w:b w:val="0"/>
            <w:i w:val="0"/>
            <w:color w:val="1D2733"/>
            <w:sz w:val="25"/>
          </w:rPr>
          <w:delText>积分账户、</w:delText>
        </w:r>
      </w:del>
      <w:r>
        <w:rPr>
          <w:rFonts w:hint="eastAsia" w:ascii="微软雅黑" w:hAnsi="微软雅黑" w:eastAsia="微软雅黑" w:cs="微软雅黑"/>
          <w:b w:val="0"/>
          <w:i w:val="0"/>
          <w:color w:val="1D2733"/>
          <w:sz w:val="25"/>
        </w:rPr>
        <w:t>积分类型、交易类型、业务来源、积分发放组织、时间范围和附件状态查询积分流水。交易类型覆盖新增、消耗、冻结、解冻、过期清零、调整等；业务来源覆盖签到、低碳任务、优惠券兑换、人工调整、风控处理、积分有效期规则等。</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列表展示</w:t>
      </w:r>
      <w:del w:id="105" w:author="勇哥" w:date="2026-07-31T14:40:13Z">
        <w:r>
          <w:rPr>
            <w:rFonts w:hint="eastAsia" w:ascii="微软雅黑" w:hAnsi="微软雅黑" w:eastAsia="微软雅黑" w:cs="微软雅黑"/>
            <w:b w:val="0"/>
            <w:i w:val="0"/>
            <w:color w:val="1D2733"/>
            <w:sz w:val="25"/>
          </w:rPr>
          <w:delText>流水号、</w:delText>
        </w:r>
      </w:del>
      <w:r>
        <w:rPr>
          <w:rFonts w:hint="eastAsia" w:ascii="微软雅黑" w:hAnsi="微软雅黑" w:eastAsia="微软雅黑" w:cs="微软雅黑"/>
          <w:b w:val="0"/>
          <w:i w:val="0"/>
          <w:color w:val="1D2733"/>
          <w:sz w:val="25"/>
        </w:rPr>
        <w:t>会员名称</w:t>
      </w:r>
      <w:del w:id="106" w:author="勇哥" w:date="2026-07-31T14:40:18Z">
        <w:r>
          <w:rPr>
            <w:rFonts w:hint="eastAsia" w:ascii="微软雅黑" w:hAnsi="微软雅黑" w:eastAsia="微软雅黑" w:cs="微软雅黑"/>
            <w:b w:val="0"/>
            <w:i w:val="0"/>
            <w:color w:val="1D2733"/>
            <w:sz w:val="25"/>
          </w:rPr>
          <w:delText>、</w:delText>
        </w:r>
      </w:del>
      <w:del w:id="107" w:author="勇哥" w:date="2026-07-31T14:40:16Z">
        <w:r>
          <w:rPr>
            <w:rFonts w:hint="eastAsia" w:ascii="微软雅黑" w:hAnsi="微软雅黑" w:eastAsia="微软雅黑" w:cs="微软雅黑"/>
            <w:b w:val="0"/>
            <w:i w:val="0"/>
            <w:color w:val="1D2733"/>
            <w:sz w:val="25"/>
          </w:rPr>
          <w:delText>会员ID、积分账户</w:delText>
        </w:r>
      </w:del>
      <w:r>
        <w:rPr>
          <w:rFonts w:hint="eastAsia" w:ascii="微软雅黑" w:hAnsi="微软雅黑" w:eastAsia="微软雅黑" w:cs="微软雅黑"/>
          <w:b w:val="0"/>
          <w:i w:val="0"/>
          <w:color w:val="1D2733"/>
          <w:sz w:val="25"/>
        </w:rPr>
        <w:t>、积分类型、交易类型、积分变动、变动后积分、业务来源、积分发放组织、积分有效期、交易时间、附件和详情入口。详情展示</w:t>
      </w:r>
      <w:del w:id="108" w:author="勇哥" w:date="2026-07-31T14:40:27Z">
        <w:r>
          <w:rPr>
            <w:rFonts w:hint="eastAsia" w:ascii="微软雅黑" w:hAnsi="微软雅黑" w:eastAsia="微软雅黑" w:cs="微软雅黑"/>
            <w:b w:val="0"/>
            <w:i w:val="0"/>
            <w:color w:val="1D2733"/>
            <w:sz w:val="25"/>
          </w:rPr>
          <w:delText>流水号、</w:delText>
        </w:r>
      </w:del>
      <w:r>
        <w:rPr>
          <w:rFonts w:hint="eastAsia" w:ascii="微软雅黑" w:hAnsi="微软雅黑" w:eastAsia="微软雅黑" w:cs="微软雅黑"/>
          <w:b w:val="0"/>
          <w:i w:val="0"/>
          <w:color w:val="1D2733"/>
          <w:sz w:val="25"/>
        </w:rPr>
        <w:t>会员信息、</w:t>
      </w:r>
      <w:del w:id="109" w:author="勇哥" w:date="2026-07-31T14:40:30Z">
        <w:r>
          <w:rPr>
            <w:rFonts w:hint="eastAsia" w:ascii="微软雅黑" w:hAnsi="微软雅黑" w:eastAsia="微软雅黑" w:cs="微软雅黑"/>
            <w:b w:val="0"/>
            <w:i w:val="0"/>
            <w:color w:val="1D2733"/>
            <w:sz w:val="25"/>
          </w:rPr>
          <w:delText>积分账户、</w:delText>
        </w:r>
      </w:del>
      <w:r>
        <w:rPr>
          <w:rFonts w:hint="eastAsia" w:ascii="微软雅黑" w:hAnsi="微软雅黑" w:eastAsia="微软雅黑" w:cs="微软雅黑"/>
          <w:b w:val="0"/>
          <w:i w:val="0"/>
          <w:color w:val="1D2733"/>
          <w:sz w:val="25"/>
        </w:rPr>
        <w:t>积分类型、交易类型、积分变动、变动后积分、业务来源、积分发放组织、有效期、交易时间、附件。</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积分明细用于客服解释会员积分变动、运营核对活动发分结果、财务核对发放成本、清结算统计和风控追溯异常交易。</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3.5.2.1.4.2.4. 积分互换查询</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积分互换用于记录积分与优惠券、外部积分系统或其他业务系统之间的兑换过程。系统需对接优惠券模块，支持积分兑换优惠券，并在互换过程中生成交易记录。</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会员、手机号、积分类型、交易类型、积分互换类型、源系统、目标系统、积分发放组织、交易状态和交易时间查询互换记录。列表展示积分类型、交易类型、积分变动、积分互换类型、源系统、目标系统、积分发放组织、交易时间、交易状态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互换详情展示积分类型、交易类型、积分变动、积分互换类型、源系统、目标系统、积分发放组织、交易时间、兑换比例、关联优惠券或商品、失败原因和业务流水号。互换记录用于核对第三方系统积分转换结果、定位互换失败原因、处理会员争议和支撑后续清结算对账。</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3.5.2.1.4.3. 权益中心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定位为权益资产、商品兑换、优惠券礼卷和核销履约的统一管理入口，覆盖权益管理、商品管理、优惠券管理和优惠券核销管理。权益可由会员等级、身份标签、特定项目、营销活动或会员中心小程序触发；商品作为权益或优惠券的兑换对象；优惠券作为商品或权益的核销对象；核销记录同步支撑会员服务、活动复盘、履约跟踪和清结算。</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业务的关键约束为：权益、商品、优惠券的发放组织和归属口径需清晰；新增/编辑时关键字段必须完整；启用、禁用、冻结、解冻、删除、核销撤销等高风险操作需填写原因并保留操作日志；已领取数、已核销数、过期数、冻结数、已兑换人数等数字应支持下钻查看会员清单；历史领取、核销和结算数据需保留，不因配置停用或禁用而丢失。</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3.5.2.1.4.3.1. 权益管理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发放组织、权益名称、权益类型、有效期、权益状态、创建时间等条件查询权益记录。列表展示权益名称、权益类型、选择礼卷、发放组织、权益总数、已领取数、已核销数、过期数、未核销数、权益创建时间、</w:t>
      </w:r>
      <w:del w:id="110" w:author="勇哥" w:date="2026-07-31T15:10:12Z">
        <w:r>
          <w:rPr>
            <w:rFonts w:hint="eastAsia" w:ascii="微软雅黑" w:hAnsi="微软雅黑" w:eastAsia="微软雅黑" w:cs="微软雅黑"/>
            <w:b w:val="0"/>
            <w:i w:val="0"/>
            <w:color w:val="1D2733"/>
            <w:sz w:val="25"/>
          </w:rPr>
          <w:delText>有效期和</w:delText>
        </w:r>
      </w:del>
      <w:r>
        <w:rPr>
          <w:rFonts w:hint="eastAsia" w:ascii="微软雅黑" w:hAnsi="微软雅黑" w:eastAsia="微软雅黑" w:cs="微软雅黑"/>
          <w:b w:val="0"/>
          <w:i w:val="0"/>
          <w:color w:val="1D2733"/>
          <w:sz w:val="25"/>
        </w:rPr>
        <w:t>操作入口，并根据登录用户的数据权限展示可管理的权益信息。</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支持新增/编辑权益，配置项包括权益名称、发放组织、权益描述、权益类型、选择礼卷、权益总数、</w:t>
      </w:r>
      <w:del w:id="111" w:author="勇哥" w:date="2026-07-31T15:01:19Z">
        <w:r>
          <w:rPr>
            <w:rFonts w:hint="eastAsia" w:ascii="微软雅黑" w:hAnsi="微软雅黑" w:eastAsia="微软雅黑" w:cs="微软雅黑"/>
            <w:b w:val="0"/>
            <w:i w:val="0"/>
            <w:color w:val="1D2733"/>
            <w:sz w:val="25"/>
          </w:rPr>
          <w:delText>有效期、</w:delText>
        </w:r>
      </w:del>
      <w:r>
        <w:rPr>
          <w:rFonts w:hint="eastAsia" w:ascii="微软雅黑" w:hAnsi="微软雅黑" w:eastAsia="微软雅黑" w:cs="微软雅黑"/>
          <w:b w:val="0"/>
          <w:i w:val="0"/>
          <w:color w:val="1D2733"/>
          <w:sz w:val="25"/>
        </w:rPr>
        <w:t>关联条件和发布对象。权益名称、发放组织、权益类型、选择礼卷、权益总数增加必填标识；权益类型选择优惠券时联动选择相应优惠券，权益类型为其他时隐藏优惠券选择。关联条件可根据会员等级、身份标签、特定项目之间的且、或关系配置发布对象。</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系统自动记录权益已领取数、已核销数、过期数、未核销数，支持通过数字超链接查看具体会员明细，包括会员</w:t>
      </w:r>
      <w:del w:id="112" w:author="勇哥" w:date="2026-07-31T15:11:05Z">
        <w:r>
          <w:rPr>
            <w:rFonts w:hint="default" w:ascii="微软雅黑" w:hAnsi="微软雅黑" w:eastAsia="微软雅黑" w:cs="微软雅黑"/>
            <w:b w:val="0"/>
            <w:i w:val="0"/>
            <w:color w:val="1D2733"/>
            <w:sz w:val="25"/>
            <w:lang w:val="en-US"/>
          </w:rPr>
          <w:delText>ID</w:delText>
        </w:r>
      </w:del>
      <w:ins w:id="113" w:author="勇哥" w:date="2026-07-31T15:11:06Z">
        <w:r>
          <w:rPr>
            <w:rFonts w:hint="eastAsia" w:ascii="微软雅黑" w:hAnsi="微软雅黑" w:eastAsia="微软雅黑" w:cs="微软雅黑"/>
            <w:b w:val="0"/>
            <w:i w:val="0"/>
            <w:color w:val="1D2733"/>
            <w:sz w:val="25"/>
            <w:lang w:val="en-US" w:eastAsia="zh-CN"/>
          </w:rPr>
          <w:t>名称</w:t>
        </w:r>
      </w:ins>
      <w:r>
        <w:rPr>
          <w:rFonts w:hint="eastAsia" w:ascii="微软雅黑" w:hAnsi="微软雅黑" w:eastAsia="微软雅黑" w:cs="微软雅黑"/>
          <w:b w:val="0"/>
          <w:i w:val="0"/>
          <w:color w:val="1D2733"/>
          <w:sz w:val="25"/>
        </w:rPr>
        <w:t>、领取时间、核销时间、使用时间、核销人员和过期时间。权益履约跟踪可对接线下商户系统，线下权益核销时数据实时同步至会员系统并更新权益使用状态。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启用、禁用时操作原因必填，系统记录操作人和操作时间。权益配置完成后可被会员等级权益、营销活动发券或小程序权益展示引用；禁用后的权益不再支持新发放，但需保留历史领取、核销、过期和结算数据。</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权益配置/领取/核销流程：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327140" cy="3283585"/>
            <wp:effectExtent l="0" t="0" r="22860" b="184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4"/>
                    <a:stretch>
                      <a:fillRect/>
                    </a:stretch>
                  </pic:blipFill>
                  <pic:spPr>
                    <a:xfrm>
                      <a:off x="0" y="0"/>
                      <a:ext cx="6327140" cy="3283585"/>
                    </a:xfrm>
                    <a:prstGeom prst="rect">
                      <a:avLst/>
                    </a:prstGeom>
                    <a:noFill/>
                    <a:ln>
                      <a:noFill/>
                    </a:ln>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权益配置、商品礼券、领取核销与结算同步流程图</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3.5.2.1.4.3.2. 商品管理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支持按商品名称</w:t>
      </w:r>
      <w:del w:id="114" w:author="勇哥" w:date="2026-07-31T16:04:39Z">
        <w:r>
          <w:rPr>
            <w:rFonts w:hint="eastAsia" w:ascii="微软雅黑" w:hAnsi="微软雅黑" w:eastAsia="微软雅黑" w:cs="微软雅黑"/>
            <w:b w:val="0"/>
            <w:i w:val="0"/>
            <w:color w:val="1D2733"/>
            <w:sz w:val="25"/>
          </w:rPr>
          <w:delText>/编号</w:delText>
        </w:r>
      </w:del>
      <w:r>
        <w:rPr>
          <w:rFonts w:hint="eastAsia" w:ascii="微软雅黑" w:hAnsi="微软雅黑" w:eastAsia="微软雅黑" w:cs="微软雅黑"/>
          <w:b w:val="0"/>
          <w:i w:val="0"/>
          <w:color w:val="1D2733"/>
          <w:sz w:val="25"/>
        </w:rPr>
        <w:t>、兑换方式、礼卷归属、商品状态、创建时间等条件查询商品记录。列表展示</w:t>
      </w:r>
      <w:del w:id="115" w:author="勇哥" w:date="2026-07-31T16:04:45Z">
        <w:r>
          <w:rPr>
            <w:rFonts w:hint="eastAsia" w:ascii="微软雅黑" w:hAnsi="微软雅黑" w:eastAsia="微软雅黑" w:cs="微软雅黑"/>
            <w:b w:val="0"/>
            <w:i w:val="0"/>
            <w:color w:val="1D2733"/>
            <w:sz w:val="25"/>
          </w:rPr>
          <w:delText>商品编号、</w:delText>
        </w:r>
      </w:del>
      <w:r>
        <w:rPr>
          <w:rFonts w:hint="eastAsia" w:ascii="微软雅黑" w:hAnsi="微软雅黑" w:eastAsia="微软雅黑" w:cs="微软雅黑"/>
          <w:b w:val="0"/>
          <w:i w:val="0"/>
          <w:color w:val="1D2733"/>
          <w:sz w:val="25"/>
        </w:rPr>
        <w:t>商品封面、商品名称、兑换方案、关联礼券、礼卷归属、商品状态、</w:t>
      </w:r>
      <w:ins w:id="116" w:author="勇哥" w:date="2026-07-31T15:52:15Z">
        <w:r>
          <w:rPr>
            <w:rFonts w:hint="eastAsia" w:ascii="微软雅黑" w:hAnsi="微软雅黑" w:eastAsia="微软雅黑" w:cs="微软雅黑"/>
            <w:b w:val="0"/>
            <w:i w:val="0"/>
            <w:color w:val="1D2733"/>
            <w:sz w:val="25"/>
          </w:rPr>
          <w:t>已领取数、已核销数、过期数、未核销数</w:t>
        </w:r>
      </w:ins>
      <w:del w:id="117" w:author="勇哥" w:date="2026-07-31T15:52:15Z">
        <w:r>
          <w:rPr>
            <w:rFonts w:hint="eastAsia" w:ascii="微软雅黑" w:hAnsi="微软雅黑" w:eastAsia="微软雅黑" w:cs="微软雅黑"/>
            <w:b w:val="0"/>
            <w:i w:val="0"/>
            <w:color w:val="1D2733"/>
            <w:sz w:val="25"/>
          </w:rPr>
          <w:delText>已兑换人数、剩余数量、已核销人数</w:delText>
        </w:r>
      </w:del>
      <w:r>
        <w:rPr>
          <w:rFonts w:hint="eastAsia" w:ascii="微软雅黑" w:hAnsi="微软雅黑" w:eastAsia="微软雅黑" w:cs="微软雅黑"/>
          <w:b w:val="0"/>
          <w:i w:val="0"/>
          <w:color w:val="1D2733"/>
          <w:sz w:val="25"/>
        </w:rPr>
        <w:t>、兑换时间、创建时间和操作入口；已兑换人数、已核销人数支持超链接查看具体会员明细。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新增/编辑商品，维护商品名称、使用说明、商品封面、商品焦点图、关联礼券、礼卷归属、兑换时间、兑换方案、兑换次数限制、商品状态和库存等。关联礼券时活动发放数量不能高于剩余数量；兑换方案支持免费和积分，选择积分时需录入积分数值；可配置是否限制总兑换次数、是否限制每天兑换次数，并联动展示对应上限输入项</w:t>
      </w:r>
      <w:r>
        <w:rPr>
          <w:rFonts w:hint="eastAsia" w:ascii="微软雅黑" w:hAnsi="微软雅黑" w:eastAsia="微软雅黑" w:cs="微软雅黑"/>
          <w:b w:val="0"/>
          <w:i w:val="0"/>
          <w:color w:val="1D2733"/>
          <w:sz w:val="25"/>
          <w:lang w:eastAsia="zh-CN"/>
        </w:rPr>
        <w:t>；</w:t>
      </w:r>
      <w:del w:id="118" w:author="勇哥" w:date="2026-07-27T10:47:21Z">
        <w:r>
          <w:rPr>
            <w:rFonts w:hint="eastAsia" w:ascii="微软雅黑" w:hAnsi="微软雅黑" w:eastAsia="微软雅黑" w:cs="微软雅黑"/>
            <w:b w:val="0"/>
            <w:i w:val="0"/>
            <w:color w:val="1D2733"/>
            <w:sz w:val="25"/>
            <w:lang w:eastAsia="zh-CN"/>
          </w:rPr>
          <w:delText>支持</w:delText>
        </w:r>
      </w:del>
      <w:del w:id="119" w:author="勇哥" w:date="2026-07-27T10:47:21Z">
        <w:r>
          <w:rPr>
            <w:rFonts w:hint="eastAsia" w:ascii="微软雅黑" w:hAnsi="微软雅黑" w:eastAsia="微软雅黑" w:cs="微软雅黑"/>
            <w:b w:val="0"/>
            <w:i w:val="0"/>
            <w:color w:val="1D2733"/>
            <w:sz w:val="25"/>
            <w:lang w:val="en-US" w:eastAsia="zh-CN"/>
          </w:rPr>
          <w:delText>配置</w:delText>
        </w:r>
      </w:del>
      <w:del w:id="120" w:author="勇哥" w:date="2026-07-27T10:47:21Z">
        <w:r>
          <w:rPr>
            <w:rFonts w:hint="eastAsia" w:ascii="微软雅黑" w:hAnsi="微软雅黑" w:eastAsia="微软雅黑" w:cs="微软雅黑"/>
            <w:b w:val="0"/>
            <w:i w:val="0"/>
            <w:color w:val="1D2733"/>
            <w:sz w:val="25"/>
            <w:lang w:eastAsia="zh-CN"/>
          </w:rPr>
          <w:delText>针对特定项目、人群领取</w:delText>
        </w:r>
      </w:del>
      <w:ins w:id="121" w:author="勇哥" w:date="2026-07-27T10:47:22Z">
        <w:r>
          <w:rPr>
            <w:rFonts w:hint="eastAsia" w:ascii="微软雅黑" w:hAnsi="微软雅黑" w:eastAsia="微软雅黑" w:cs="微软雅黑"/>
            <w:b w:val="0"/>
            <w:i w:val="0"/>
            <w:color w:val="1D2733"/>
            <w:sz w:val="25"/>
            <w:lang w:eastAsia="zh-CN"/>
          </w:rPr>
          <w:t>支持</w:t>
        </w:r>
      </w:ins>
      <w:ins w:id="122" w:author="勇哥" w:date="2026-07-27T10:47:22Z">
        <w:r>
          <w:rPr>
            <w:rFonts w:hint="eastAsia" w:ascii="微软雅黑" w:hAnsi="微软雅黑" w:eastAsia="微软雅黑" w:cs="微软雅黑"/>
            <w:b w:val="0"/>
            <w:i w:val="0"/>
            <w:color w:val="1D2733"/>
            <w:sz w:val="25"/>
            <w:lang w:val="en-US" w:eastAsia="zh-CN"/>
          </w:rPr>
          <w:t>配置</w:t>
        </w:r>
      </w:ins>
      <w:ins w:id="123" w:author="勇哥" w:date="2026-07-27T10:47:22Z">
        <w:r>
          <w:rPr>
            <w:rFonts w:hint="eastAsia" w:ascii="微软雅黑" w:hAnsi="微软雅黑" w:eastAsia="微软雅黑" w:cs="微软雅黑"/>
            <w:b w:val="0"/>
            <w:i w:val="0"/>
            <w:color w:val="1D2733"/>
            <w:sz w:val="25"/>
            <w:lang w:eastAsia="zh-CN"/>
          </w:rPr>
          <w:t>针对特定项目、人群领取</w:t>
        </w:r>
      </w:ins>
      <w:r>
        <w:rPr>
          <w:rFonts w:hint="eastAsia" w:ascii="微软雅黑" w:hAnsi="微软雅黑" w:eastAsia="微软雅黑" w:cs="微软雅黑"/>
          <w:b w:val="0"/>
          <w:i w:val="0"/>
          <w:color w:val="1D2733"/>
          <w:sz w:val="25"/>
        </w:rPr>
        <w:t>。</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商品详情展示</w:t>
      </w:r>
      <w:del w:id="124" w:author="勇哥" w:date="2026-07-31T16:04:53Z">
        <w:r>
          <w:rPr>
            <w:rFonts w:hint="eastAsia" w:ascii="微软雅黑" w:hAnsi="微软雅黑" w:eastAsia="微软雅黑" w:cs="微软雅黑"/>
            <w:b w:val="0"/>
            <w:i w:val="0"/>
            <w:color w:val="1D2733"/>
            <w:sz w:val="25"/>
          </w:rPr>
          <w:delText>商品编号、</w:delText>
        </w:r>
      </w:del>
      <w:r>
        <w:rPr>
          <w:rFonts w:hint="eastAsia" w:ascii="微软雅黑" w:hAnsi="微软雅黑" w:eastAsia="微软雅黑" w:cs="微软雅黑"/>
          <w:b w:val="0"/>
          <w:i w:val="0"/>
          <w:color w:val="1D2733"/>
          <w:sz w:val="25"/>
        </w:rPr>
        <w:t>商品名称、封面、焦点图、使用说明、礼卷归属、关联优惠券、优惠券数量、兑换方案、商品状态、兑换时间、已兑换人数、剩余数量和已核销人数。商品禁用、启用、删除等操作需填写操作原因或删除原因，并记录操作人和操作时间；商品禁用后不再在C端展示，符合兑换条件的用户不可继续兑换。</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商品领取/核销清单展示</w:t>
      </w:r>
      <w:del w:id="125" w:author="勇哥" w:date="2026-07-27T10:53:17Z">
        <w:r>
          <w:rPr>
            <w:rFonts w:hint="eastAsia" w:ascii="微软雅黑" w:hAnsi="微软雅黑" w:eastAsia="微软雅黑" w:cs="微软雅黑"/>
            <w:b w:val="0"/>
            <w:i w:val="0"/>
            <w:color w:val="1D2733"/>
            <w:sz w:val="25"/>
          </w:rPr>
          <w:delText>微信昵称、</w:delText>
        </w:r>
      </w:del>
      <w:r>
        <w:rPr>
          <w:rFonts w:hint="eastAsia" w:ascii="微软雅黑" w:hAnsi="微软雅黑" w:eastAsia="微软雅黑" w:cs="微软雅黑"/>
          <w:b w:val="0"/>
          <w:i w:val="0"/>
          <w:color w:val="1D2733"/>
          <w:sz w:val="25"/>
        </w:rPr>
        <w:t>用户名、会员ID、商品名称、核销码、联系方式、兑换方式、兑换金额（积分/元）、商品核销状态、核销人、核销时间、商品到期状态和操作入口。该清单用于查看会员实际领取到的商品权益，支持按核销状态、兑换方式等条件查询，便于业务人员处理履约和核销争议。</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3.5.2.1.4.3.3. 优惠券管理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礼卷名称、礼卷类型、状态、创建时间和有效期等条件查询礼卷记录。列表展示礼卷标题、礼卷类型、发放总量、礼卷成本、已领取数、已核销数、过期数、冻结数、创建时间、有效期和操作入口；已领取数、已核销数、过期数、冻结数支持超链接查看会员明细，包括</w:t>
      </w:r>
      <w:del w:id="126" w:author="勇哥" w:date="2026-07-31T16:09:37Z">
        <w:r>
          <w:rPr>
            <w:rFonts w:hint="eastAsia" w:ascii="微软雅黑" w:hAnsi="微软雅黑" w:eastAsia="微软雅黑" w:cs="微软雅黑"/>
            <w:b w:val="0"/>
            <w:i w:val="0"/>
            <w:color w:val="1D2733"/>
            <w:sz w:val="25"/>
          </w:rPr>
          <w:delText>会员ID、客户领取方式、</w:delText>
        </w:r>
      </w:del>
      <w:r>
        <w:rPr>
          <w:rFonts w:hint="eastAsia" w:ascii="微软雅黑" w:hAnsi="微软雅黑" w:eastAsia="微软雅黑" w:cs="微软雅黑"/>
          <w:b w:val="0"/>
          <w:i w:val="0"/>
          <w:color w:val="1D2733"/>
          <w:sz w:val="25"/>
        </w:rPr>
        <w:t>核销码、兑换方式和核销时间。</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创建多类型优惠券，包括电子礼券、实物礼券和第三方礼卷。配置项包含优惠券名称、礼卷类型、礼卷数量、礼卷成本、有效期（固定日期或领取后N天有效）、使用说明、适用商品、适用组织、领取限制和使用规则。优惠券可作为商品或权益的核销对象，也可由营销活动、权益发放或会员中心小程序领取入口触发。</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状态需覆盖未开始、发放中、已停用、已过期、已冻结等场景。针对状态为已生效的记录，支持优惠券冻结与解冻；异常优惠券（如规则配置错误）冻结后会员无法继续领取或核销，问题解决后可解冻恢复正常使用权限。冻结、解冻支持批量操作，操作原因必填，并记录操作人、操作时间和影响范围。</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优惠券库存变化需与领取、核销、退回、冻结和到期状态联动。券库存、领取数量、核销数量、过期数量、冻结数量、核销率和到期率为活动复盘、优惠券效果分析和清结算报表提供基础数据。</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3.5.2.1.4.3.4. 优惠券核销管理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优惠券核销管理用于查询和处理优惠券实际核销记录。支持按核销流水号、礼卷标题、礼卷类型、券状态、核销时间、</w:t>
      </w:r>
      <w:del w:id="127" w:author="勇哥" w:date="2026-07-31T16:06:12Z">
        <w:r>
          <w:rPr>
            <w:rFonts w:hint="eastAsia" w:ascii="微软雅黑" w:hAnsi="微软雅黑" w:eastAsia="微软雅黑" w:cs="微软雅黑"/>
            <w:b w:val="0"/>
            <w:i w:val="0"/>
            <w:color w:val="1D2733"/>
            <w:sz w:val="25"/>
          </w:rPr>
          <w:delText>会员ID、</w:delText>
        </w:r>
      </w:del>
      <w:r>
        <w:rPr>
          <w:rFonts w:hint="eastAsia" w:ascii="微软雅黑" w:hAnsi="微软雅黑" w:eastAsia="微软雅黑" w:cs="微软雅黑"/>
          <w:b w:val="0"/>
          <w:i w:val="0"/>
          <w:color w:val="1D2733"/>
          <w:sz w:val="25"/>
        </w:rPr>
        <w:t>会员名称、联系方式、核销码、兑换方式和领取方式等条件查询核销记录。列表展示核销流水号、礼卷标题、礼卷类型、会员名称、</w:t>
      </w:r>
      <w:del w:id="128" w:author="勇哥" w:date="2026-07-31T16:06:22Z">
        <w:r>
          <w:rPr>
            <w:rFonts w:hint="eastAsia" w:ascii="微软雅黑" w:hAnsi="微软雅黑" w:eastAsia="微软雅黑" w:cs="微软雅黑"/>
            <w:b w:val="0"/>
            <w:i w:val="0"/>
            <w:color w:val="1D2733"/>
            <w:sz w:val="25"/>
          </w:rPr>
          <w:delText>会员ID、</w:delText>
        </w:r>
      </w:del>
      <w:r>
        <w:rPr>
          <w:rFonts w:hint="eastAsia" w:ascii="微软雅黑" w:hAnsi="微软雅黑" w:eastAsia="微软雅黑" w:cs="微软雅黑"/>
          <w:b w:val="0"/>
          <w:i w:val="0"/>
          <w:color w:val="1D2733"/>
          <w:sz w:val="25"/>
        </w:rPr>
        <w:t>核销码、联系方式、兑换方式、兑换金额（积分/元）、核销人、核销时间、</w:t>
      </w:r>
      <w:del w:id="129" w:author="勇哥" w:date="2026-07-31T16:02:47Z">
        <w:r>
          <w:rPr>
            <w:rFonts w:hint="eastAsia" w:ascii="微软雅黑" w:hAnsi="微软雅黑" w:eastAsia="微软雅黑" w:cs="微软雅黑"/>
            <w:b w:val="0"/>
            <w:i w:val="0"/>
            <w:color w:val="1D2733"/>
            <w:sz w:val="25"/>
          </w:rPr>
          <w:delText>领取方式、</w:delText>
        </w:r>
      </w:del>
      <w:r>
        <w:rPr>
          <w:rFonts w:hint="eastAsia" w:ascii="微软雅黑" w:hAnsi="微软雅黑" w:eastAsia="微软雅黑" w:cs="微软雅黑"/>
          <w:b w:val="0"/>
          <w:i w:val="0"/>
          <w:color w:val="1D2733"/>
          <w:sz w:val="25"/>
        </w:rPr>
        <w:t>券状态和操作入口。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核销详情展示核销流水号、礼卷标题、礼卷类型、会员名称、</w:t>
      </w:r>
      <w:del w:id="130" w:author="勇哥" w:date="2026-07-31T16:06:37Z">
        <w:r>
          <w:rPr>
            <w:rFonts w:hint="eastAsia" w:ascii="微软雅黑" w:hAnsi="微软雅黑" w:eastAsia="微软雅黑" w:cs="微软雅黑"/>
            <w:b w:val="0"/>
            <w:i w:val="0"/>
            <w:color w:val="1D2733"/>
            <w:sz w:val="25"/>
          </w:rPr>
          <w:delText>会员ID、</w:delText>
        </w:r>
      </w:del>
      <w:r>
        <w:rPr>
          <w:rFonts w:hint="eastAsia" w:ascii="微软雅黑" w:hAnsi="微软雅黑" w:eastAsia="微软雅黑" w:cs="微软雅黑"/>
          <w:b w:val="0"/>
          <w:i w:val="0"/>
          <w:color w:val="1D2733"/>
          <w:sz w:val="25"/>
        </w:rPr>
        <w:t>核销码、联系方式、兑换方式、兑换金额、核销人、核销时间、</w:t>
      </w:r>
      <w:del w:id="131" w:author="勇哥" w:date="2026-07-31T16:02:58Z">
        <w:r>
          <w:rPr>
            <w:rFonts w:hint="eastAsia" w:ascii="微软雅黑" w:hAnsi="微软雅黑" w:eastAsia="微软雅黑" w:cs="微软雅黑"/>
            <w:b w:val="0"/>
            <w:i w:val="0"/>
            <w:color w:val="1D2733"/>
            <w:sz w:val="25"/>
          </w:rPr>
          <w:delText>领取方式、</w:delText>
        </w:r>
      </w:del>
      <w:r>
        <w:rPr>
          <w:rFonts w:hint="eastAsia" w:ascii="微软雅黑" w:hAnsi="微软雅黑" w:eastAsia="微软雅黑" w:cs="微软雅黑"/>
          <w:b w:val="0"/>
          <w:i w:val="0"/>
          <w:color w:val="1D2733"/>
          <w:sz w:val="25"/>
        </w:rPr>
        <w:t>券状态和关联订单信息。核销过程需生成核销交易单，包含核销时间、优惠券信息、核销码、核销商户、核销金额和关联订单号，并同步至清结算模块作为财务对账原始凭证。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核销撤销。因退款、核销错误、客户投诉处理等场景需要撤销核销时，管理员选择撤销原因并填写撤销说明，必要时上传图片附件，系统记录操作人和操作时间，并将记录恢复为待使用状态（需仍在有效期内）。撤销结果需同步更新会员券包、权益履约状态和清结算数据。</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会员领取和核销清单需展示具体会员领到的详细清单信息，而不是简单详情页。清单字段包括微信昵称、用户名、</w:t>
      </w:r>
      <w:del w:id="132" w:author="勇哥" w:date="2026-07-31T16:07:13Z">
        <w:r>
          <w:rPr>
            <w:rFonts w:hint="eastAsia" w:ascii="微软雅黑" w:hAnsi="微软雅黑" w:eastAsia="微软雅黑" w:cs="微软雅黑"/>
            <w:b w:val="0"/>
            <w:i w:val="0"/>
            <w:color w:val="1D2733"/>
            <w:sz w:val="25"/>
          </w:rPr>
          <w:delText>会员ID、</w:delText>
        </w:r>
      </w:del>
      <w:r>
        <w:rPr>
          <w:rFonts w:hint="eastAsia" w:ascii="微软雅黑" w:hAnsi="微软雅黑" w:eastAsia="微软雅黑" w:cs="微软雅黑"/>
          <w:b w:val="0"/>
          <w:i w:val="0"/>
          <w:color w:val="1D2733"/>
          <w:sz w:val="25"/>
        </w:rPr>
        <w:t>联系方式、领取时间、核销码、商品核销状态、商品到期状态、核销时间，并支持按条件查询，用于会员咨询处理、活动效果复盘、线下商户对账和优惠券结算。</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 清结算管理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清结算管理定位为积分规则、积分有效期、积分日清、过期积分、积分兑分月结和优惠券结算的统一管理入口。清结算管理</w:t>
      </w:r>
      <w:r>
        <w:rPr>
          <w:rFonts w:hint="eastAsia" w:ascii="微软雅黑" w:hAnsi="微软雅黑" w:eastAsia="微软雅黑" w:cs="微软雅黑"/>
          <w:b w:val="0"/>
          <w:i w:val="0"/>
          <w:color w:val="1D2733"/>
          <w:sz w:val="25"/>
          <w:lang w:val="en-US" w:eastAsia="zh-CN"/>
        </w:rPr>
        <w:t>采用兑分结算方式</w:t>
      </w:r>
      <w:r>
        <w:rPr>
          <w:rFonts w:hint="eastAsia" w:ascii="微软雅黑" w:hAnsi="微软雅黑" w:eastAsia="微软雅黑" w:cs="微软雅黑"/>
          <w:b w:val="0"/>
          <w:i w:val="0"/>
          <w:color w:val="1D2733"/>
          <w:sz w:val="25"/>
        </w:rPr>
        <w:t>包含积分清算规则配置、积分有效期管理、积分日清报表、过期积分统计表、积分兑分月结报表和优惠券结算报表六个模块。系统承接积分账户、积分流水、积分互换、积分调整、优惠券核销交易单和权益商品核销数据，按清算日期、统计时间、积分类型、发分主体、核销商户和结算主体形成可查询、可导出、可追溯的清结算结果。</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清结算管理业务的关键约束为：清算规则需明确清算周期、执行时间、清算对象、对账口径和差异处理规则；有效期规则需控制积分到期、提醒和自动清零；积分日清需按日汇总发分、兑分、冻结、解冻、过期和结余；过期积分统计需按统计时间沉淀过期会员和过期积分；积分兑分月结需按月和发分主体拆分兑分成本；优惠券结算需以核销交易单为原始凭证，按核销商户、结算主体和结算日期形成结算数据。系统管理中的参数配置提供日清执行时间、月结执行时间和优惠券结算批处理周期，便于运营按规则调整自动任务。</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清结算规则/日清/月结/优惠券结算流程：</w:t>
      </w:r>
      <w:r>
        <w:rPr>
          <w:rFonts w:hint="eastAsia" w:ascii="微软雅黑" w:hAnsi="微软雅黑" w:eastAsia="微软雅黑" w:cs="微软雅黑"/>
        </w:rPr>
        <w:drawing>
          <wp:inline distT="0" distB="0" distL="114300" distR="114300">
            <wp:extent cx="6304915" cy="3295650"/>
            <wp:effectExtent l="0" t="0" r="19685" b="635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6304915" cy="3295650"/>
                    </a:xfrm>
                    <a:prstGeom prst="rect">
                      <a:avLst/>
                    </a:prstGeom>
                    <a:noFill/>
                    <a:ln>
                      <a:noFill/>
                    </a:ln>
                  </pic:spPr>
                </pic:pic>
              </a:graphicData>
            </a:graphic>
          </wp:inline>
        </w:drawing>
      </w:r>
    </w:p>
    <w:p>
      <w:pPr>
        <w:spacing w:after="160" w:line="293" w:lineRule="auto"/>
        <w:ind w:firstLine="420"/>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清算规则、积分日清、过期清零、月结与优惠券结算流程图</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3.5.2.1.4.4.1. 积分清算规则配置</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积分清算规则配置用于维护日清、月结、手动清算和优惠券结算处理任务。</w:t>
      </w:r>
    </w:p>
    <w:p>
      <w:pPr>
        <w:spacing w:after="160" w:line="293" w:lineRule="auto"/>
        <w:ind w:firstLine="420"/>
        <w:rPr>
          <w:rFonts w:hint="eastAsia" w:ascii="微软雅黑" w:hAnsi="微软雅黑" w:eastAsia="微软雅黑" w:cs="微软雅黑"/>
          <w:b w:val="0"/>
          <w:i w:val="0"/>
          <w:color w:val="1D2733"/>
          <w:sz w:val="25"/>
          <w:lang w:eastAsia="zh-CN"/>
        </w:rPr>
      </w:pPr>
      <w:r>
        <w:rPr>
          <w:rFonts w:hint="eastAsia" w:ascii="微软雅黑" w:hAnsi="微软雅黑" w:eastAsia="微软雅黑" w:cs="微软雅黑"/>
          <w:b w:val="0"/>
          <w:i w:val="0"/>
          <w:color w:val="1D2733"/>
          <w:sz w:val="25"/>
        </w:rPr>
        <w:t>支持配置积分日清规则，设置日清执行时间（如每日凌晨2点）</w:t>
      </w:r>
      <w:r>
        <w:rPr>
          <w:rFonts w:hint="eastAsia" w:ascii="微软雅黑" w:hAnsi="微软雅黑" w:eastAsia="微软雅黑" w:cs="微软雅黑"/>
          <w:b w:val="0"/>
          <w:i w:val="0"/>
          <w:color w:val="1D2733"/>
          <w:sz w:val="25"/>
          <w:lang w:eastAsia="zh-CN"/>
        </w:rPr>
        <w:t>。</w:t>
      </w:r>
    </w:p>
    <w:p>
      <w:pPr>
        <w:spacing w:after="160" w:line="293" w:lineRule="auto"/>
        <w:ind w:firstLine="420"/>
        <w:rPr>
          <w:rFonts w:hint="eastAsia" w:ascii="微软雅黑" w:hAnsi="微软雅黑" w:eastAsia="微软雅黑" w:cs="微软雅黑"/>
          <w:b w:val="0"/>
          <w:i w:val="0"/>
          <w:color w:val="1D2733"/>
          <w:sz w:val="25"/>
          <w:lang w:eastAsia="zh-CN"/>
        </w:rPr>
      </w:pPr>
      <w:r>
        <w:rPr>
          <w:rFonts w:hint="eastAsia" w:ascii="微软雅黑" w:hAnsi="微软雅黑" w:eastAsia="微软雅黑" w:cs="微软雅黑"/>
          <w:b w:val="0"/>
          <w:i w:val="0"/>
          <w:color w:val="1D2733"/>
          <w:sz w:val="25"/>
        </w:rPr>
        <w:t>支持配置积分月清规则，设置月结执行时间（如每月最后一天凌晨）</w:t>
      </w:r>
      <w:r>
        <w:rPr>
          <w:rFonts w:hint="eastAsia" w:ascii="微软雅黑" w:hAnsi="微软雅黑" w:eastAsia="微软雅黑" w:cs="微软雅黑"/>
          <w:b w:val="0"/>
          <w:i w:val="0"/>
          <w:color w:val="1D2733"/>
          <w:sz w:val="25"/>
          <w:lang w:eastAsia="zh-CN"/>
        </w:rPr>
        <w:t>。</w:t>
      </w:r>
    </w:p>
    <w:p>
      <w:pPr>
        <w:spacing w:after="160" w:line="293" w:lineRule="auto"/>
        <w:ind w:firstLine="420"/>
        <w:rPr>
          <w:rFonts w:hint="eastAsia" w:ascii="微软雅黑" w:hAnsi="微软雅黑" w:eastAsia="微软雅黑" w:cs="微软雅黑"/>
          <w:b w:val="0"/>
          <w:i w:val="0"/>
          <w:color w:val="1D2733"/>
          <w:sz w:val="25"/>
          <w:lang w:eastAsia="zh-CN"/>
        </w:rPr>
      </w:pPr>
      <w:r>
        <w:rPr>
          <w:rFonts w:hint="eastAsia" w:ascii="微软雅黑" w:hAnsi="微软雅黑" w:eastAsia="微软雅黑" w:cs="微软雅黑"/>
          <w:b w:val="0"/>
          <w:i w:val="0"/>
          <w:color w:val="1D2733"/>
          <w:sz w:val="25"/>
        </w:rPr>
        <w:t>支持配置优惠券结算批处理定时任务，设置结算周期（如每日结算前一日数据）</w:t>
      </w:r>
      <w:r>
        <w:rPr>
          <w:rFonts w:hint="eastAsia" w:ascii="微软雅黑" w:hAnsi="微软雅黑" w:eastAsia="微软雅黑" w:cs="微软雅黑"/>
          <w:b w:val="0"/>
          <w:i w:val="0"/>
          <w:color w:val="1D2733"/>
          <w:sz w:val="25"/>
          <w:lang w:eastAsia="zh-CN"/>
        </w:rPr>
        <w:t>。</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3.5.2.1.4.4.2. 积分有效期管理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积分有效期管理用于配置积分到期、提醒和自动清零规则。支持配置固定周期和指定日期两类有效期方式。固定周期示例为积分获取后</w:t>
      </w:r>
      <w:del w:id="133" w:author="勇哥" w:date="2026-07-27T10:54:06Z">
        <w:r>
          <w:rPr>
            <w:rFonts w:hint="default" w:ascii="微软雅黑" w:hAnsi="微软雅黑" w:eastAsia="微软雅黑" w:cs="微软雅黑"/>
            <w:b w:val="0"/>
            <w:i w:val="0"/>
            <w:color w:val="1D2733"/>
            <w:sz w:val="25"/>
            <w:lang w:val="en-US"/>
          </w:rPr>
          <w:delText>1</w:delText>
        </w:r>
      </w:del>
      <w:ins w:id="134" w:author="勇哥" w:date="2026-07-27T10:54:06Z">
        <w:r>
          <w:rPr>
            <w:rFonts w:hint="eastAsia" w:ascii="微软雅黑" w:hAnsi="微软雅黑" w:eastAsia="微软雅黑" w:cs="微软雅黑"/>
            <w:b w:val="0"/>
            <w:i w:val="0"/>
            <w:color w:val="1D2733"/>
            <w:sz w:val="25"/>
            <w:lang w:val="en-US" w:eastAsia="zh-CN"/>
          </w:rPr>
          <w:t>2</w:t>
        </w:r>
      </w:ins>
      <w:r>
        <w:rPr>
          <w:rFonts w:hint="eastAsia" w:ascii="微软雅黑" w:hAnsi="微软雅黑" w:eastAsia="微软雅黑" w:cs="微软雅黑"/>
          <w:b w:val="0"/>
          <w:i w:val="0"/>
          <w:color w:val="1D2733"/>
          <w:sz w:val="25"/>
        </w:rPr>
        <w:t>年有效或碳积分获取后6个月有效；指定日期示例为每年12月31日清零当年未使用积分。到期前按提醒规则向会员推送站内提醒；到期后自动执行积分清零，清零流水同步至积分明细并标注“过期清零”。</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3.5.2.1.4.4.3. 积分日清报表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积分日清报表用于每日汇总积分资产变动。支持按清算日期、积分类型、发分主体查询日清汇总，发分主体选项包括全部主体、安居</w:t>
      </w:r>
      <w:r>
        <w:rPr>
          <w:rFonts w:hint="eastAsia" w:ascii="微软雅黑" w:hAnsi="微软雅黑" w:eastAsia="微软雅黑" w:cs="微软雅黑"/>
          <w:b w:val="0"/>
          <w:i w:val="0"/>
          <w:color w:val="1D2733"/>
          <w:sz w:val="25"/>
          <w:lang w:val="en-US" w:eastAsia="zh-CN"/>
        </w:rPr>
        <w:t>租赁</w:t>
      </w:r>
      <w:r>
        <w:rPr>
          <w:rFonts w:hint="eastAsia" w:ascii="微软雅黑" w:hAnsi="微软雅黑" w:eastAsia="微软雅黑" w:cs="微软雅黑"/>
          <w:b w:val="0"/>
          <w:i w:val="0"/>
          <w:color w:val="1D2733"/>
          <w:sz w:val="25"/>
        </w:rPr>
        <w:t>、物业等</w:t>
      </w:r>
      <w:r>
        <w:rPr>
          <w:rFonts w:hint="eastAsia" w:ascii="微软雅黑" w:hAnsi="微软雅黑" w:eastAsia="微软雅黑" w:cs="微软雅黑"/>
          <w:b w:val="0"/>
          <w:i w:val="0"/>
          <w:color w:val="1D2733"/>
          <w:sz w:val="25"/>
          <w:lang w:val="en-US" w:eastAsia="zh-CN"/>
        </w:rPr>
        <w:t>项目主体</w:t>
      </w:r>
      <w:r>
        <w:rPr>
          <w:rFonts w:hint="eastAsia" w:ascii="微软雅黑" w:hAnsi="微软雅黑" w:eastAsia="微软雅黑" w:cs="微软雅黑"/>
          <w:b w:val="0"/>
          <w:i w:val="0"/>
          <w:color w:val="1D2733"/>
          <w:sz w:val="25"/>
        </w:rPr>
        <w:t>。列表展示清算日期、积分类型、当日发分总量、当日兑分总量、今日冻结积分、今日解冻积分、今日过期积分和结余总量，并支持导出。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结余总量计算口径按需求清单执行：结余总量=发分总量+当日积分发放总量-当日兑分总量-今日过期积分。日清报表用于运营与财务每日核对积分资产变动，支撑发现业务系统发分与积分账户入账不一致、权益中心确认失败等差异。</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3.5.2.1.4.4.4. 过期积分统计表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过期积分统计表用于统计指定周期内过期积分。支持按统计时间（按年、按月）、时间、积分类型、发分主体查询，统计时间选择按月时录入月份，选择按年时录入年份。列表展示积分类型、发分主体、过期会员数、过期积分和操作入口，并支持导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过期统计数据来源于积分有效期规则和过期清零流水。统计结果用于评估积分沉淀、成本释放、会员提醒策略和兑换引导效果；详情入口跳转至积分明细，用于查看过期清零相关流水。对于过期规模异常或单主体过期积分异常集中的情况，可联动风控预警或运营复盘。</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3.5.2.1.4.4.5. 积分兑分月结报表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兑分月结报表用于按月、发分主体统计兑分和过期清零数据。支持按月结月份、发分主体查询，发分主体选项包括全部主体、南山项目营销中心、福田项目物业公司等。列表展示月结批次、月结月份、发分主体、本月兑分、本月成本金额、过期清零和操作入口，并支持导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月结报表需按发分主体拆分数据，明确各主体当月兑分抵扣金额和过期清零规模，支撑财务对账、组织费用归集、管理层经营分析和跨月差异核对。详情入口跳转至积分明细，供财务和运营核对具体兑分流水。月结结果可进入归档，归档后保留查询与导出能力。</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3.5.2.1.4.4.6. 优惠券结算报表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结算报表用于统计优惠券核销后的结算数据。支持按结算日期、优惠券/礼卷名称、核销商户、结算主体查询统计优惠券结算，结算任务需统计优惠券核销积分数量、核销金额、核销商户（涉及商户/业务线）、结算金额、结算日期和结算主体（如负责优惠券成本的部门或商户）。</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列表展示结算批次、优惠券/礼卷名称、核销商户、核销积分数量、结算金额、结算主体、结算日期和操作入口。详情以优惠券核销交易单形式展示核销流水号、优惠券码、会员名称、会员ID、核销商户、核销金额、关联订单号和核销时间，作为财务对账原始凭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结算报表需与营销活动、权益发放、商品核销记录和核销撤销结果关联，确保核销、撤销、退款后的结算口径一致。支持优惠券报表数据导出，导出内容按当前查询条件生成，用于商户结算、部门成本归集和审计留存。</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3.5.2.1.4.5. 风控管理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管理定位为会员与积分管理体系的风险识别、风险拦截、预警处置和规则复盘入口，覆盖风控规则管理、发分主体风控、风控预警中心和风控预警报表。系统围绕会员积分交易、积分获取、积分消耗、优惠券领取与核销、发分主体额度、短时间高频操作等场景建立规则，及时发现恶意刷分、异常兑换、虚假交易、超预算发分和规则配置异常等风险。</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管理业务的关键约束为：规则需具备明确的规则类型、触发条件、执行动作、风险等级、生效时间和预警方式；多规则同时触发时需按优先级执行，拦截交易优先于触发预警；预警需记录命中规则、预警对象、风险等级、预警内容、处理状态和处理意见；规则修改、启停、删除、预警处理和批量处理均需保留审计日志。</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3.5.2.1.4.5.1. 风控规则管理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支持按规则名称、规则类型、创建时间、规则状态和风控场景查询风控规则记录。列表展示规则名称、风控场景、触发条件、风险等级（高风险、中风险、低风险）、处置动作、</w:t>
      </w:r>
      <w:del w:id="135" w:author="勇哥" w:date="2026-07-31T16:22:38Z">
        <w:r>
          <w:rPr>
            <w:rFonts w:hint="eastAsia" w:ascii="微软雅黑" w:hAnsi="微软雅黑" w:eastAsia="微软雅黑" w:cs="微软雅黑"/>
            <w:b w:val="0"/>
            <w:i w:val="0"/>
            <w:color w:val="1D2733"/>
            <w:sz w:val="25"/>
          </w:rPr>
          <w:delText>规则优先级、生效时间、</w:delText>
        </w:r>
      </w:del>
      <w:r>
        <w:rPr>
          <w:rFonts w:hint="eastAsia" w:ascii="微软雅黑" w:hAnsi="微软雅黑" w:eastAsia="微软雅黑" w:cs="微软雅黑"/>
          <w:b w:val="0"/>
          <w:i w:val="0"/>
          <w:color w:val="1D2733"/>
          <w:sz w:val="25"/>
        </w:rPr>
        <w:t>规则状态、更新时间和操作入口，便于风控人员快速定位当前启用规则和规则覆盖范围。</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支持新增、编辑、启用、禁用、删除和批量删除风控规则。规则配置项包含规则名称、规则类型（会员风控、发分主体风控）、触发条件、执行动作（拦截交易、触发预警）、</w:t>
      </w:r>
      <w:del w:id="136" w:author="勇哥" w:date="2026-07-31T16:22:58Z">
        <w:r>
          <w:rPr>
            <w:rFonts w:hint="eastAsia" w:ascii="微软雅黑" w:hAnsi="微软雅黑" w:eastAsia="微软雅黑" w:cs="微软雅黑"/>
            <w:b w:val="0"/>
            <w:i w:val="0"/>
            <w:color w:val="1D2733"/>
            <w:sz w:val="25"/>
          </w:rPr>
          <w:delText>生效时间、</w:delText>
        </w:r>
      </w:del>
      <w:r>
        <w:rPr>
          <w:rFonts w:hint="eastAsia" w:ascii="微软雅黑" w:hAnsi="微软雅黑" w:eastAsia="微软雅黑" w:cs="微软雅黑"/>
          <w:b w:val="0"/>
          <w:i w:val="0"/>
          <w:color w:val="1D2733"/>
          <w:sz w:val="25"/>
        </w:rPr>
        <w:t>预警方式</w:t>
      </w:r>
      <w:del w:id="137" w:author="勇哥" w:date="2026-07-31T16:17:19Z">
        <w:r>
          <w:rPr>
            <w:rFonts w:hint="eastAsia" w:ascii="微软雅黑" w:hAnsi="微软雅黑" w:eastAsia="微软雅黑" w:cs="微软雅黑"/>
            <w:b w:val="0"/>
            <w:i w:val="0"/>
            <w:color w:val="1D2733"/>
            <w:sz w:val="25"/>
          </w:rPr>
          <w:delText>（平台、邮件）</w:delText>
        </w:r>
      </w:del>
      <w:r>
        <w:rPr>
          <w:rFonts w:hint="eastAsia" w:ascii="微软雅黑" w:hAnsi="微软雅黑" w:eastAsia="微软雅黑" w:cs="微软雅黑"/>
          <w:b w:val="0"/>
          <w:i w:val="0"/>
          <w:color w:val="1D2733"/>
          <w:sz w:val="25"/>
        </w:rPr>
        <w:t>、风险等级、</w:t>
      </w:r>
      <w:r>
        <w:rPr>
          <w:rFonts w:hint="eastAsia" w:ascii="微软雅黑" w:hAnsi="微软雅黑" w:eastAsia="微软雅黑" w:cs="微软雅黑"/>
          <w:b w:val="0"/>
          <w:i w:val="0"/>
          <w:color w:val="1D2733"/>
          <w:sz w:val="25"/>
          <w:lang w:val="en-US" w:eastAsia="zh-CN"/>
        </w:rPr>
        <w:t>预警角色</w:t>
      </w:r>
      <w:r>
        <w:rPr>
          <w:rFonts w:hint="eastAsia" w:ascii="微软雅黑" w:hAnsi="微软雅黑" w:eastAsia="微软雅黑" w:cs="微软雅黑"/>
          <w:b w:val="0"/>
          <w:i w:val="0"/>
          <w:color w:val="1D2733"/>
          <w:sz w:val="25"/>
        </w:rPr>
        <w:t>。规则启用后进入实时或定时监控链路；规则禁用后不再参与命中计算，但历史预警和处理记录继续保留。</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会员积分交易风控规则可设置单会员单日/单月积分获取上限、积分消耗上限等条件。发分主体风控规则可设置单主体年度发分上限</w:t>
      </w:r>
      <w:del w:id="138" w:author="勇哥" w:date="2026-07-31T16:23:15Z">
        <w:r>
          <w:rPr>
            <w:rFonts w:hint="eastAsia" w:ascii="微软雅黑" w:hAnsi="微软雅黑" w:eastAsia="微软雅黑" w:cs="微软雅黑"/>
            <w:b w:val="0"/>
            <w:i w:val="0"/>
            <w:color w:val="1D2733"/>
            <w:sz w:val="25"/>
          </w:rPr>
          <w:delText>、单日</w:delText>
        </w:r>
      </w:del>
      <w:r>
        <w:rPr>
          <w:rFonts w:hint="eastAsia" w:ascii="微软雅黑" w:hAnsi="微软雅黑" w:eastAsia="微软雅黑" w:cs="微软雅黑"/>
          <w:b w:val="0"/>
          <w:i w:val="0"/>
          <w:color w:val="1D2733"/>
          <w:sz w:val="25"/>
        </w:rPr>
        <w:t>发分预警线</w:t>
      </w:r>
      <w:del w:id="139" w:author="勇哥" w:date="2026-07-31T16:23:22Z">
        <w:r>
          <w:rPr>
            <w:rFonts w:hint="eastAsia" w:ascii="微软雅黑" w:hAnsi="微软雅黑" w:eastAsia="微软雅黑" w:cs="微软雅黑"/>
            <w:b w:val="0"/>
            <w:i w:val="0"/>
            <w:color w:val="1D2733"/>
            <w:sz w:val="25"/>
          </w:rPr>
          <w:delText>等</w:delText>
        </w:r>
      </w:del>
      <w:r>
        <w:rPr>
          <w:rFonts w:hint="eastAsia" w:ascii="微软雅黑" w:hAnsi="微软雅黑" w:eastAsia="微软雅黑" w:cs="微软雅黑"/>
          <w:b w:val="0"/>
          <w:i w:val="0"/>
          <w:color w:val="1D2733"/>
          <w:sz w:val="25"/>
        </w:rPr>
        <w:t>条件。</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支持规则优先级配置，多规则同时触发时按优先级执行；例如“拦截交易”规则优先级高于“触发预警”规则。规则修改需记录</w:t>
      </w:r>
      <w:del w:id="140" w:author="勇哥" w:date="2026-07-31T16:20:02Z">
        <w:r>
          <w:rPr>
            <w:rFonts w:hint="default" w:ascii="微软雅黑" w:hAnsi="微软雅黑" w:eastAsia="微软雅黑" w:cs="微软雅黑"/>
            <w:b w:val="0"/>
            <w:i w:val="0"/>
            <w:color w:val="1D2733"/>
            <w:sz w:val="25"/>
            <w:lang w:val="en-US"/>
          </w:rPr>
          <w:delText>修改人、修改时间</w:delText>
        </w:r>
      </w:del>
      <w:ins w:id="141" w:author="勇哥" w:date="2026-07-31T16:20:03Z">
        <w:r>
          <w:rPr>
            <w:rFonts w:hint="eastAsia" w:ascii="微软雅黑" w:hAnsi="微软雅黑" w:eastAsia="微软雅黑" w:cs="微软雅黑"/>
            <w:b w:val="0"/>
            <w:i w:val="0"/>
            <w:color w:val="1D2733"/>
            <w:sz w:val="25"/>
            <w:lang w:val="en-US" w:eastAsia="zh-CN"/>
          </w:rPr>
          <w:t>操作</w:t>
        </w:r>
      </w:ins>
      <w:ins w:id="142" w:author="勇哥" w:date="2026-07-31T16:20:06Z">
        <w:r>
          <w:rPr>
            <w:rFonts w:hint="eastAsia" w:ascii="微软雅黑" w:hAnsi="微软雅黑" w:eastAsia="微软雅黑" w:cs="微软雅黑"/>
            <w:b w:val="0"/>
            <w:i w:val="0"/>
            <w:color w:val="1D2733"/>
            <w:sz w:val="25"/>
            <w:lang w:val="en-US" w:eastAsia="zh-CN"/>
          </w:rPr>
          <w:t>日志</w:t>
        </w:r>
      </w:ins>
      <w:del w:id="143" w:author="勇哥" w:date="2026-07-31T16:23:55Z">
        <w:bookmarkStart w:id="53" w:name="_GoBack"/>
        <w:bookmarkEnd w:id="53"/>
        <w:r>
          <w:rPr>
            <w:rFonts w:hint="eastAsia" w:ascii="微软雅黑" w:hAnsi="微软雅黑" w:eastAsia="微软雅黑" w:cs="微软雅黑"/>
            <w:b w:val="0"/>
            <w:i w:val="0"/>
            <w:color w:val="1D2733"/>
            <w:sz w:val="25"/>
          </w:rPr>
          <w:delText>，支持审计追溯和规则回滚分析</w:delText>
        </w:r>
      </w:del>
      <w:r>
        <w:rPr>
          <w:rFonts w:hint="eastAsia" w:ascii="微软雅黑" w:hAnsi="微软雅黑" w:eastAsia="微软雅黑" w:cs="微软雅黑"/>
          <w:b w:val="0"/>
          <w:i w:val="0"/>
          <w:color w:val="1D2733"/>
          <w:sz w:val="25"/>
        </w:rPr>
        <w:t>。</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风控规则触发与预警处理流程：</w:t>
      </w:r>
      <w:r>
        <w:rPr>
          <w:rFonts w:hint="eastAsia" w:ascii="微软雅黑" w:hAnsi="微软雅黑" w:eastAsia="微软雅黑" w:cs="微软雅黑"/>
        </w:rPr>
        <w:drawing>
          <wp:inline distT="0" distB="0" distL="114300" distR="114300">
            <wp:extent cx="6232525" cy="3248660"/>
            <wp:effectExtent l="0" t="0" r="15875" b="254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6"/>
                    <a:stretch>
                      <a:fillRect/>
                    </a:stretch>
                  </pic:blipFill>
                  <pic:spPr>
                    <a:xfrm>
                      <a:off x="0" y="0"/>
                      <a:ext cx="6232525" cy="3248660"/>
                    </a:xfrm>
                    <a:prstGeom prst="rect">
                      <a:avLst/>
                    </a:prstGeom>
                    <a:noFill/>
                    <a:ln>
                      <a:noFill/>
                    </a:ln>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风控规则、预警处理流程图</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3.5.2.1.4.5.2. 发分主体风控</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发分主体风控用于管理下属子公司、项目、活动发放组织等积分发放主体的额度和异常发分行为。支持按发分主体、所属组织、额度年度、时间范围和主体状态查询发分主体记录，列表展示发分主体、所属组织、额度年度、年度发分额度、年度已发积分、剩余额度、接近上限比例、预警状态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管理端支持配置发分主体积分发放规则，设置</w:t>
      </w:r>
      <w:r>
        <w:rPr>
          <w:rFonts w:hint="eastAsia" w:ascii="微软雅黑" w:hAnsi="微软雅黑" w:eastAsia="微软雅黑" w:cs="微软雅黑"/>
          <w:b w:val="0"/>
          <w:i w:val="0"/>
          <w:color w:val="1D2733"/>
          <w:sz w:val="25"/>
          <w:lang w:val="en-US" w:eastAsia="zh-CN"/>
        </w:rPr>
        <w:t>额度年度、发分额度</w:t>
      </w:r>
      <w:r>
        <w:rPr>
          <w:rFonts w:hint="eastAsia" w:ascii="微软雅黑" w:hAnsi="微软雅黑" w:eastAsia="微软雅黑" w:cs="微软雅黑"/>
          <w:b w:val="0"/>
          <w:i w:val="0"/>
          <w:color w:val="1D2733"/>
          <w:sz w:val="25"/>
        </w:rPr>
        <w:t>。系统与各C端积分数据、积分账户、营销活动和清结算数据同步，定期（可配置，默认按天）监控发分主体发分数据。</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当发分主体发分总量接近上限、超过年度额度预警线时，系统自动触发预警，提醒管理员干预。</w:t>
      </w:r>
    </w:p>
    <w:p>
      <w:pPr>
        <w:spacing w:after="160" w:line="293" w:lineRule="auto"/>
        <w:ind w:firstLine="500" w:firstLineChars="200"/>
        <w:rPr>
          <w:rFonts w:hint="eastAsia" w:ascii="微软雅黑" w:hAnsi="微软雅黑" w:eastAsia="微软雅黑" w:cs="微软雅黑"/>
        </w:rPr>
      </w:pPr>
      <w:r>
        <w:rPr>
          <w:rFonts w:hint="eastAsia" w:ascii="微软雅黑" w:hAnsi="微软雅黑" w:eastAsia="微软雅黑" w:cs="微软雅黑"/>
          <w:b w:val="0"/>
          <w:i w:val="0"/>
          <w:color w:val="1D2733"/>
          <w:sz w:val="25"/>
        </w:rPr>
        <w:t>通过功能权限控制发分主体（如下属子公司、各业务部门），对违规发分主体（如超额发分、虚假发分），支持暂停其发分权限，整改完成后需重新才能恢复。</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3.5.2.1.4.5.3. 风控预警中心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预警中心用于集中查询、查看和处理规则触发后的预警记录。支持按预警编号/对象、会员ID、会员名称、发分主体、预警场景、风险等级、处理状态和预警时间查询预警记录。列表展示预警编号、预警场景、预警对象、命中规则、风险等级、预警内容、处理状态、预警时间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预警详情展示预警编号、预警场景、预警对象、命中规则、风险等级、预警内容、关联会员、关联积分流水、关联优惠券领取或核销记录、关联活动、触发时间、处理状态和处理记录。处理记录按时间顺序展示系统触发预警、风控管理员阅知、业务人员补充材料、处理完成等节点，便于复盘。</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系统实时监控风控规则触发情况。触发预警后，若预警对象为会员，则通过站内向会员推送预警通知或限制提示；若预警对象为发分主体，则通过平台、邮件</w:t>
      </w:r>
      <w:r>
        <w:rPr>
          <w:rFonts w:hint="eastAsia" w:ascii="微软雅黑" w:hAnsi="微软雅黑" w:eastAsia="微软雅黑" w:cs="微软雅黑"/>
          <w:b w:val="0"/>
          <w:i w:val="0"/>
          <w:color w:val="1D2733"/>
          <w:sz w:val="25"/>
          <w:lang w:val="en-US" w:eastAsia="zh-CN"/>
        </w:rPr>
        <w:t>或者企业微信</w:t>
      </w:r>
      <w:r>
        <w:rPr>
          <w:rFonts w:hint="eastAsia" w:ascii="微软雅黑" w:hAnsi="微软雅黑" w:eastAsia="微软雅黑" w:cs="微软雅黑"/>
          <w:b w:val="0"/>
          <w:i w:val="0"/>
          <w:color w:val="1D2733"/>
          <w:sz w:val="25"/>
        </w:rPr>
        <w:t>向指定管理员推送预警通知。</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支持预警处理流程，管理员可录入处理状态（已处理、已落实密切关注、已阅知、即时跟进、误报）和处理意见，处理结果记录在预警详情中。</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3.5.2.1.4.5.4. 风控预警报表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预警报表用于按时间统计风控预警趋势、风险等级分布、处理状态和重点风险场景。支持按时间查询，默认展示当月，支持自定义时间段。报表需展示发分主体预警数、会员预警数趋势图，帮助识别风险变化和规则命中波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柱状图展示发分主体预警等级和会员预警等级，等级分为高风险、中风险、低风险；饼状图展示已处理数、未处理数或待处理数占比，便于管理层快速判断预警处理压力。</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预警统计列表展示预警场景、预警总数、高风险数、中风险数、低风险数、已处理数、待处理数和处理率。详情展示预警场景、预警对象、命中规则、风险等级、处理状态、预警时间、处理人和处理意见。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风控预警报表用于识别高风险组织、活动、会员群体和业务场景，支撑规则阈值优化、发分主体额度调整、会员风险标签沉淀和运营流程改进，形成“监控—预警—处理—复盘—优化”的闭环。</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3.5.2.1.4.6. 营销管理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营销管理用于配置会员触达活动、触发条件、营销权益和客户范围。活动新增/编辑分为进入条件和客户范围两个步骤，先配置活动基础信息与触发规则，再选择客户筛选范围。</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3.5.2.1.4.6.1. 营销管理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活动进入条件包含活动名称、发放组织、活动时间、触达频次、触发条件和营销方式，新增/编辑页面需对活动名称、发放组织、活动时间、触达频次、触发条件、营销方式、积分发放配置或礼卷发放配置等关键字段增加必填标识。触达频次为单选：单次触达或多次触达；选择多次触达时联动显示每隔多少天/小时/分钟触达，以及用户最多被重复触达次数。触发条件下拉选项包含</w:t>
      </w:r>
      <w:ins w:id="144" w:author="勇哥" w:date="2026-07-27T10:56:22Z">
        <w:r>
          <w:rPr>
            <w:rFonts w:hint="eastAsia" w:ascii="微软雅黑" w:hAnsi="微软雅黑" w:eastAsia="微软雅黑" w:cs="微软雅黑"/>
            <w:b w:val="0"/>
            <w:i w:val="0"/>
            <w:color w:val="1D2733"/>
            <w:sz w:val="25"/>
            <w:lang w:val="en-US" w:eastAsia="zh-CN"/>
          </w:rPr>
          <w:t>如</w:t>
        </w:r>
      </w:ins>
      <w:ins w:id="145" w:author="勇哥" w:date="2026-07-27T10:56:23Z">
        <w:r>
          <w:rPr>
            <w:rFonts w:hint="eastAsia" w:ascii="微软雅黑" w:hAnsi="微软雅黑" w:eastAsia="微软雅黑" w:cs="微软雅黑"/>
            <w:b w:val="0"/>
            <w:i w:val="0"/>
            <w:color w:val="1D2733"/>
            <w:sz w:val="25"/>
            <w:lang w:val="en-US" w:eastAsia="zh-CN"/>
          </w:rPr>
          <w:t>：</w:t>
        </w:r>
      </w:ins>
      <w:r>
        <w:rPr>
          <w:rFonts w:hint="eastAsia" w:ascii="微软雅黑" w:hAnsi="微软雅黑" w:eastAsia="微软雅黑" w:cs="微软雅黑"/>
          <w:b w:val="0"/>
          <w:i w:val="0"/>
          <w:color w:val="1D2733"/>
          <w:sz w:val="25"/>
        </w:rPr>
        <w:t>优惠券领取后7天未核销、新会员注册、会员实名认证成功</w:t>
      </w:r>
      <w:r>
        <w:rPr>
          <w:rFonts w:hint="eastAsia" w:ascii="微软雅黑" w:hAnsi="微软雅黑" w:eastAsia="微软雅黑" w:cs="微软雅黑"/>
          <w:b w:val="0"/>
          <w:i w:val="0"/>
          <w:color w:val="1D2733"/>
          <w:sz w:val="25"/>
          <w:lang w:val="en-US" w:eastAsia="zh-CN"/>
        </w:rPr>
        <w:t>等应用场景</w:t>
      </w:r>
      <w:r>
        <w:rPr>
          <w:rFonts w:hint="eastAsia" w:ascii="微软雅黑" w:hAnsi="微软雅黑" w:eastAsia="微软雅黑" w:cs="微软雅黑"/>
          <w:b w:val="0"/>
          <w:i w:val="0"/>
          <w:color w:val="1D2733"/>
          <w:sz w:val="25"/>
        </w:rPr>
        <w:t>。</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营销方式支持发放积分和发放礼卷。选择发放积分时，页面联动展示积分发放配置，包括发放量、每份积分、每份积分成本和预计成本；每份积分成本后显示元/份，每份积分后显示分。选择发放礼卷时，联动展示礼卷发放配置，</w:t>
      </w:r>
      <w:r>
        <w:rPr>
          <w:rFonts w:hint="eastAsia" w:ascii="微软雅黑" w:hAnsi="微软雅黑" w:eastAsia="微软雅黑" w:cs="微软雅黑"/>
          <w:b w:val="0"/>
          <w:i w:val="0"/>
          <w:color w:val="1D2733"/>
          <w:sz w:val="25"/>
          <w:lang w:val="en-US" w:eastAsia="zh-CN"/>
        </w:rPr>
        <w:t>联动下拉选择优惠卷</w:t>
      </w:r>
      <w:r>
        <w:rPr>
          <w:rFonts w:hint="eastAsia" w:ascii="微软雅黑" w:hAnsi="微软雅黑" w:eastAsia="微软雅黑" w:cs="微软雅黑"/>
          <w:b w:val="0"/>
          <w:i w:val="0"/>
          <w:color w:val="1D2733"/>
          <w:sz w:val="25"/>
        </w:rPr>
        <w:t>。</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客户范围配置参考关联条件与发布对象结构，可通过条件块、条件行、发布对象和与上一行关系组合客户范围，关联条件支持会员等级、身份标签、特定项目、客户分群等，块内条件行可选择且/或，多个条件块按或关系合并目标客户。</w:t>
      </w:r>
    </w:p>
    <w:p>
      <w:pPr>
        <w:spacing w:after="160" w:line="293" w:lineRule="auto"/>
        <w:ind w:firstLine="420"/>
        <w:rPr>
          <w:rFonts w:hint="eastAsia" w:ascii="微软雅黑" w:hAnsi="微软雅黑" w:eastAsia="微软雅黑" w:cs="微软雅黑"/>
          <w:b w:val="0"/>
          <w:i w:val="0"/>
          <w:color w:val="1D2733"/>
          <w:sz w:val="25"/>
          <w:lang w:val="en-US" w:eastAsia="zh-CN"/>
        </w:rPr>
      </w:pPr>
      <w:r>
        <w:rPr>
          <w:rFonts w:hint="eastAsia" w:ascii="微软雅黑" w:hAnsi="微软雅黑" w:eastAsia="微软雅黑" w:cs="微软雅黑"/>
          <w:b w:val="0"/>
          <w:i w:val="0"/>
          <w:color w:val="1D2733"/>
          <w:sz w:val="25"/>
        </w:rPr>
        <w:t>营销创建后，对目标人群发放积分、优惠券</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用户在C端可在会员中心查看。</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列表支持按营销名称、状态查询营销记录，展示活动编号、活动名称、发放组织、活动时间、触达频次、触发条件、营销方式、已参与、活动状态和操作入口。列表中的已参与数字可点击查看会员领取详细清单。清单展示微信昵称、用户名、会员ID、联系方式、领取时间、核销码、商品核销状态、商品到期状态、核销时间，并支持会员关键词、领取时间、商品核销状态、商品到期状态查询和导出清单，用于活动发放结果核对、客服解释和营销复盘。</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 会员报表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报表定位为会员、积分和优惠券运营效果的统一分析入口，面向运营、财务、会员管理和管理层提供周期统计、趋势分析、明细下钻和导出能力。报表数据来源于会员主档、会员状态变更、积分账户、积分流水、积分互换、优惠券发放、优惠券核销、商品兑换和营销活动记录，按统计时间、渠道、发分主体、消费主体、结算主体、发放渠道、优惠券类型等维度汇总。</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3.5.2.1.4.7.1. 会员新增/注销报表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新增/注销报表用于统计指定周期内会员新增数量、注销数量和净增数量。支持按时间维度（日、周、月）、注册渠道（APP、小程序、公众号等）和自定义时间范围查询，列表与图表需展示新增、注销、净增趋势，并支持导出。</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3.5.2.1.4.7.2. 会员增长分析报表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增长分析报表用于分析会员总量、会员等级结构和认证会员变化。支持自定义时间范围查询，展示会员总数变化趋势、普通会员、银卡会员、金卡会员、黑金会员等等级占比变化，以及认证会员变化情况。会员名称或明细数字可跳转至会员信息管理，用于追溯具体会员样本。</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3.5.2.1.4.7.3. 积分兑存报表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积兑存报表用于展示月、季、年周期内积分期初余额、本期新增、本期消耗、本期过期和期末余额。支持按统计时间周期联动选择月份、季度或年份，按发分主体拆分数据，支持自定义时间范围查询和导出，用于判断积分资产沉淀、消耗节奏和主体成本压力。</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3.5.2.1.4.7.4. 积分发</w:t>
      </w:r>
      <w:r>
        <w:rPr>
          <w:rFonts w:hint="eastAsia" w:ascii="微软雅黑" w:hAnsi="微软雅黑" w:eastAsia="微软雅黑" w:cs="微软雅黑"/>
          <w:b/>
          <w:i w:val="0"/>
          <w:sz w:val="25"/>
          <w:lang w:val="en-US" w:eastAsia="zh-CN"/>
        </w:rPr>
        <w:t>分</w:t>
      </w:r>
      <w:r>
        <w:rPr>
          <w:rFonts w:hint="eastAsia" w:ascii="微软雅黑" w:hAnsi="微软雅黑" w:eastAsia="微软雅黑" w:cs="微软雅黑"/>
          <w:b/>
          <w:i w:val="0"/>
          <w:sz w:val="25"/>
        </w:rPr>
        <w:t>统计报表</w:t>
      </w:r>
    </w:p>
    <w:p>
      <w:pPr>
        <w:ind w:firstLine="500" w:firstLineChars="20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积分发</w:t>
      </w:r>
      <w:r>
        <w:rPr>
          <w:rFonts w:hint="eastAsia" w:ascii="微软雅黑" w:hAnsi="微软雅黑" w:eastAsia="微软雅黑" w:cs="微软雅黑"/>
          <w:b w:val="0"/>
          <w:i w:val="0"/>
          <w:color w:val="1D2733"/>
          <w:sz w:val="25"/>
          <w:lang w:val="en-US" w:eastAsia="zh-CN"/>
        </w:rPr>
        <w:t>分</w:t>
      </w:r>
      <w:r>
        <w:rPr>
          <w:rFonts w:hint="eastAsia" w:ascii="微软雅黑" w:hAnsi="微软雅黑" w:eastAsia="微软雅黑" w:cs="微软雅黑"/>
          <w:b w:val="0"/>
          <w:i w:val="0"/>
          <w:color w:val="1D2733"/>
          <w:sz w:val="25"/>
        </w:rPr>
        <w:t>统计报表用于按统计时间统计各发分主体、各发分来源（消费、活动、补偿</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碳积分</w:t>
      </w:r>
      <w:r>
        <w:rPr>
          <w:rFonts w:hint="eastAsia" w:ascii="微软雅黑" w:hAnsi="微软雅黑" w:eastAsia="微软雅黑" w:cs="微软雅黑"/>
          <w:b w:val="0"/>
          <w:i w:val="0"/>
          <w:color w:val="1D2733"/>
          <w:sz w:val="25"/>
        </w:rPr>
        <w:t>）的发分总量、占比。</w:t>
      </w:r>
      <w:r>
        <w:rPr>
          <w:rFonts w:hint="eastAsia" w:ascii="微软雅黑" w:hAnsi="微软雅黑" w:eastAsia="微软雅黑" w:cs="微软雅黑"/>
          <w:b w:val="0"/>
          <w:i w:val="0"/>
          <w:color w:val="1D2733"/>
          <w:sz w:val="25"/>
          <w:lang w:val="en-US" w:eastAsia="zh-CN"/>
        </w:rPr>
        <w:t>柱状图展示各</w:t>
      </w:r>
      <w:r>
        <w:rPr>
          <w:rFonts w:hint="eastAsia" w:ascii="微软雅黑" w:hAnsi="微软雅黑" w:eastAsia="微软雅黑" w:cs="微软雅黑"/>
          <w:b w:val="0"/>
          <w:i w:val="0"/>
          <w:color w:val="1D2733"/>
          <w:sz w:val="25"/>
        </w:rPr>
        <w:t>发分主体发分总量</w:t>
      </w:r>
      <w:r>
        <w:rPr>
          <w:rFonts w:hint="eastAsia" w:ascii="微软雅黑" w:hAnsi="微软雅黑" w:eastAsia="微软雅黑" w:cs="微软雅黑"/>
          <w:b w:val="0"/>
          <w:i w:val="0"/>
          <w:color w:val="1D2733"/>
          <w:sz w:val="25"/>
          <w:lang w:val="en-US" w:eastAsia="zh-CN"/>
        </w:rPr>
        <w:t>排名、饼状图展示发分来源占比。</w:t>
      </w:r>
      <w:r>
        <w:rPr>
          <w:rFonts w:hint="eastAsia" w:ascii="微软雅黑" w:hAnsi="微软雅黑" w:eastAsia="微软雅黑" w:cs="微软雅黑"/>
          <w:b w:val="0"/>
          <w:i w:val="0"/>
          <w:color w:val="1D2733"/>
          <w:sz w:val="25"/>
        </w:rPr>
        <w:t>支持自定义时间范围查询</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rPr>
        <w:t>支持导出。</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3.5.2.1.4.7.5. 积分本场兑分报表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积分本场兑分报表用于统计单个发分主体发放的积分在不同消费主体中的消耗情况。支持自定义时间范围、消费主体查询；消费主体包含在其他发分主体、在本主体内等选项。</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报表展示统计周期、</w:t>
      </w:r>
      <w:ins w:id="146" w:author="勇哥" w:date="2026-07-27T10:57:40Z">
        <w:r>
          <w:rPr>
            <w:rFonts w:hint="eastAsia" w:ascii="微软雅黑" w:hAnsi="微软雅黑" w:eastAsia="微软雅黑" w:cs="微软雅黑"/>
            <w:b w:val="0"/>
            <w:i w:val="0"/>
            <w:color w:val="1D2733"/>
            <w:sz w:val="25"/>
            <w:lang w:val="en-US" w:eastAsia="zh-CN"/>
          </w:rPr>
          <w:t>兑</w:t>
        </w:r>
      </w:ins>
      <w:ins w:id="147" w:author="勇哥" w:date="2026-07-27T10:57:41Z">
        <w:r>
          <w:rPr>
            <w:rFonts w:hint="eastAsia" w:ascii="微软雅黑" w:hAnsi="微软雅黑" w:eastAsia="微软雅黑" w:cs="微软雅黑"/>
            <w:b w:val="0"/>
            <w:i w:val="0"/>
            <w:color w:val="1D2733"/>
            <w:sz w:val="25"/>
            <w:lang w:val="en-US" w:eastAsia="zh-CN"/>
          </w:rPr>
          <w:t>换商</w:t>
        </w:r>
      </w:ins>
      <w:ins w:id="148" w:author="勇哥" w:date="2026-07-27T10:57:43Z">
        <w:r>
          <w:rPr>
            <w:rFonts w:hint="eastAsia" w:ascii="微软雅黑" w:hAnsi="微软雅黑" w:eastAsia="微软雅黑" w:cs="微软雅黑"/>
            <w:b w:val="0"/>
            <w:i w:val="0"/>
            <w:color w:val="1D2733"/>
            <w:sz w:val="25"/>
            <w:lang w:val="en-US" w:eastAsia="zh-CN"/>
          </w:rPr>
          <w:t>品、</w:t>
        </w:r>
      </w:ins>
      <w:r>
        <w:rPr>
          <w:rFonts w:hint="eastAsia" w:ascii="微软雅黑" w:hAnsi="微软雅黑" w:eastAsia="微软雅黑" w:cs="微软雅黑"/>
          <w:b w:val="0"/>
          <w:i w:val="0"/>
          <w:color w:val="1D2733"/>
          <w:sz w:val="25"/>
        </w:rPr>
        <w:t>发分主体、消费主体、</w:t>
      </w:r>
      <w:del w:id="149" w:author="勇哥" w:date="2026-07-27T10:58:05Z">
        <w:r>
          <w:rPr>
            <w:rFonts w:hint="default" w:ascii="微软雅黑" w:hAnsi="微软雅黑" w:eastAsia="微软雅黑" w:cs="微软雅黑"/>
            <w:b w:val="0"/>
            <w:i w:val="0"/>
            <w:color w:val="1D2733"/>
            <w:sz w:val="25"/>
            <w:lang w:val="en-US"/>
          </w:rPr>
          <w:delText>消耗积分、</w:delText>
        </w:r>
      </w:del>
      <w:del w:id="150" w:author="勇哥" w:date="2026-07-27T10:58:05Z">
        <w:r>
          <w:rPr>
            <w:rFonts w:hint="default" w:ascii="微软雅黑" w:hAnsi="微软雅黑" w:eastAsia="微软雅黑" w:cs="微软雅黑"/>
            <w:b w:val="0"/>
            <w:i w:val="0"/>
            <w:color w:val="1D2733"/>
            <w:sz w:val="25"/>
            <w:lang w:val="en-US" w:eastAsia="zh-CN"/>
          </w:rPr>
          <w:delText>占比</w:delText>
        </w:r>
      </w:del>
      <w:ins w:id="151" w:author="勇哥" w:date="2026-07-27T10:58:07Z">
        <w:r>
          <w:rPr>
            <w:rFonts w:hint="eastAsia" w:ascii="微软雅黑" w:hAnsi="微软雅黑" w:eastAsia="微软雅黑" w:cs="微软雅黑"/>
            <w:b w:val="0"/>
            <w:i w:val="0"/>
            <w:color w:val="1D2733"/>
            <w:sz w:val="25"/>
            <w:lang w:val="en-US" w:eastAsia="zh-CN"/>
          </w:rPr>
          <w:t>兑</w:t>
        </w:r>
      </w:ins>
      <w:ins w:id="152" w:author="勇哥" w:date="2026-07-27T10:58:09Z">
        <w:r>
          <w:rPr>
            <w:rFonts w:hint="eastAsia" w:ascii="微软雅黑" w:hAnsi="微软雅黑" w:eastAsia="微软雅黑" w:cs="微软雅黑"/>
            <w:b w:val="0"/>
            <w:i w:val="0"/>
            <w:color w:val="1D2733"/>
            <w:sz w:val="25"/>
            <w:lang w:val="en-US" w:eastAsia="zh-CN"/>
          </w:rPr>
          <w:t>换次</w:t>
        </w:r>
      </w:ins>
      <w:ins w:id="153" w:author="勇哥" w:date="2026-07-27T10:58:10Z">
        <w:r>
          <w:rPr>
            <w:rFonts w:hint="eastAsia" w:ascii="微软雅黑" w:hAnsi="微软雅黑" w:eastAsia="微软雅黑" w:cs="微软雅黑"/>
            <w:b w:val="0"/>
            <w:i w:val="0"/>
            <w:color w:val="1D2733"/>
            <w:sz w:val="25"/>
            <w:lang w:val="en-US" w:eastAsia="zh-CN"/>
          </w:rPr>
          <w:t>数</w:t>
        </w:r>
      </w:ins>
      <w:ins w:id="154" w:author="勇哥" w:date="2026-07-27T10:58:11Z">
        <w:r>
          <w:rPr>
            <w:rFonts w:hint="eastAsia" w:ascii="微软雅黑" w:hAnsi="微软雅黑" w:eastAsia="微软雅黑" w:cs="微软雅黑"/>
            <w:b w:val="0"/>
            <w:i w:val="0"/>
            <w:color w:val="1D2733"/>
            <w:sz w:val="25"/>
            <w:lang w:val="en-US" w:eastAsia="zh-CN"/>
          </w:rPr>
          <w:t>、</w:t>
        </w:r>
      </w:ins>
      <w:ins w:id="155" w:author="勇哥" w:date="2026-07-27T10:58:14Z">
        <w:r>
          <w:rPr>
            <w:rFonts w:hint="eastAsia" w:ascii="微软雅黑" w:hAnsi="微软雅黑" w:eastAsia="微软雅黑" w:cs="微软雅黑"/>
            <w:b w:val="0"/>
            <w:i w:val="0"/>
            <w:color w:val="1D2733"/>
            <w:sz w:val="25"/>
            <w:lang w:val="en-US" w:eastAsia="zh-CN"/>
          </w:rPr>
          <w:t>兑分</w:t>
        </w:r>
      </w:ins>
      <w:ins w:id="156" w:author="勇哥" w:date="2026-07-27T10:58:15Z">
        <w:r>
          <w:rPr>
            <w:rFonts w:hint="eastAsia" w:ascii="微软雅黑" w:hAnsi="微软雅黑" w:eastAsia="微软雅黑" w:cs="微软雅黑"/>
            <w:b w:val="0"/>
            <w:i w:val="0"/>
            <w:color w:val="1D2733"/>
            <w:sz w:val="25"/>
            <w:lang w:val="en-US" w:eastAsia="zh-CN"/>
          </w:rPr>
          <w:t>总</w:t>
        </w:r>
      </w:ins>
      <w:ins w:id="157" w:author="勇哥" w:date="2026-07-27T10:58:16Z">
        <w:r>
          <w:rPr>
            <w:rFonts w:hint="eastAsia" w:ascii="微软雅黑" w:hAnsi="微软雅黑" w:eastAsia="微软雅黑" w:cs="微软雅黑"/>
            <w:b w:val="0"/>
            <w:i w:val="0"/>
            <w:color w:val="1D2733"/>
            <w:sz w:val="25"/>
            <w:lang w:val="en-US" w:eastAsia="zh-CN"/>
          </w:rPr>
          <w:t>分</w:t>
        </w:r>
      </w:ins>
      <w:ins w:id="158" w:author="勇哥" w:date="2026-07-27T10:58:17Z">
        <w:r>
          <w:rPr>
            <w:rFonts w:hint="eastAsia" w:ascii="微软雅黑" w:hAnsi="微软雅黑" w:eastAsia="微软雅黑" w:cs="微软雅黑"/>
            <w:b w:val="0"/>
            <w:i w:val="0"/>
            <w:color w:val="1D2733"/>
            <w:sz w:val="25"/>
            <w:lang w:val="en-US" w:eastAsia="zh-CN"/>
          </w:rPr>
          <w:t>、</w:t>
        </w:r>
      </w:ins>
      <w:ins w:id="159" w:author="勇哥" w:date="2026-07-27T10:58:18Z">
        <w:r>
          <w:rPr>
            <w:rFonts w:hint="eastAsia" w:ascii="微软雅黑" w:hAnsi="微软雅黑" w:eastAsia="微软雅黑" w:cs="微软雅黑"/>
            <w:b w:val="0"/>
            <w:i w:val="0"/>
            <w:color w:val="1D2733"/>
            <w:sz w:val="25"/>
            <w:lang w:val="en-US" w:eastAsia="zh-CN"/>
          </w:rPr>
          <w:t>成</w:t>
        </w:r>
      </w:ins>
      <w:ins w:id="160" w:author="勇哥" w:date="2026-07-27T10:58:19Z">
        <w:r>
          <w:rPr>
            <w:rFonts w:hint="eastAsia" w:ascii="微软雅黑" w:hAnsi="微软雅黑" w:eastAsia="微软雅黑" w:cs="微软雅黑"/>
            <w:b w:val="0"/>
            <w:i w:val="0"/>
            <w:color w:val="1D2733"/>
            <w:sz w:val="25"/>
            <w:lang w:val="en-US" w:eastAsia="zh-CN"/>
          </w:rPr>
          <w:t>本单</w:t>
        </w:r>
      </w:ins>
      <w:ins w:id="161" w:author="勇哥" w:date="2026-07-27T10:58:22Z">
        <w:r>
          <w:rPr>
            <w:rFonts w:hint="eastAsia" w:ascii="微软雅黑" w:hAnsi="微软雅黑" w:eastAsia="微软雅黑" w:cs="微软雅黑"/>
            <w:b w:val="0"/>
            <w:i w:val="0"/>
            <w:color w:val="1D2733"/>
            <w:sz w:val="25"/>
            <w:lang w:val="en-US" w:eastAsia="zh-CN"/>
          </w:rPr>
          <w:t>价</w:t>
        </w:r>
      </w:ins>
      <w:ins w:id="162" w:author="勇哥" w:date="2026-07-27T10:58:23Z">
        <w:r>
          <w:rPr>
            <w:rFonts w:hint="eastAsia" w:ascii="微软雅黑" w:hAnsi="微软雅黑" w:eastAsia="微软雅黑" w:cs="微软雅黑"/>
            <w:b w:val="0"/>
            <w:i w:val="0"/>
            <w:color w:val="1D2733"/>
            <w:sz w:val="25"/>
            <w:lang w:val="en-US" w:eastAsia="zh-CN"/>
          </w:rPr>
          <w:t>、</w:t>
        </w:r>
      </w:ins>
      <w:ins w:id="163" w:author="勇哥" w:date="2026-07-27T10:58:24Z">
        <w:r>
          <w:rPr>
            <w:rFonts w:hint="eastAsia" w:ascii="微软雅黑" w:hAnsi="微软雅黑" w:eastAsia="微软雅黑" w:cs="微软雅黑"/>
            <w:b w:val="0"/>
            <w:i w:val="0"/>
            <w:color w:val="1D2733"/>
            <w:sz w:val="25"/>
            <w:lang w:val="en-US" w:eastAsia="zh-CN"/>
          </w:rPr>
          <w:t>成本</w:t>
        </w:r>
      </w:ins>
      <w:r>
        <w:rPr>
          <w:rFonts w:hint="eastAsia" w:ascii="微软雅黑" w:hAnsi="微软雅黑" w:eastAsia="微软雅黑" w:cs="微软雅黑"/>
          <w:b w:val="0"/>
          <w:i w:val="0"/>
          <w:color w:val="1D2733"/>
          <w:sz w:val="25"/>
        </w:rPr>
        <w:t>，并支持导出。</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3.5.2.1.4.7.6. 优惠券发放报表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优惠券发放报表用于统计周期内优惠券发放数量、核销数量、核销率、核销金额和结算金额。查询条件按统计时间设计，支持按月、季、年周期联动选择对应时间；支持发放渠道、结算主体查询，支持导出。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列表展示统计周期、发放渠道、结算主体、发放数量、核销数量、核销率、核销金额、结算金额和详情入口。发放渠道为全部渠道时，列表发放渠道显示为全部渠道；选择具体渠道时，列表显示相应渠道。</w:t>
      </w:r>
      <w:r>
        <w:rPr>
          <w:rFonts w:hint="eastAsia" w:ascii="微软雅黑" w:hAnsi="微软雅黑" w:eastAsia="微软雅黑" w:cs="微软雅黑"/>
          <w:b w:val="0"/>
          <w:i w:val="0"/>
          <w:color w:val="1D2733"/>
          <w:sz w:val="25"/>
          <w:lang w:val="en-US" w:eastAsia="zh-CN"/>
        </w:rPr>
        <w:t>支持</w:t>
      </w:r>
      <w:r>
        <w:rPr>
          <w:rFonts w:hint="eastAsia" w:ascii="微软雅黑" w:hAnsi="微软雅黑" w:eastAsia="微软雅黑" w:cs="微软雅黑"/>
          <w:b w:val="0"/>
          <w:i w:val="0"/>
          <w:color w:val="1D2733"/>
          <w:sz w:val="25"/>
        </w:rPr>
        <w:t>按结算主体统计的发放数量柱状图排名和核销率柱状图排名，用于识别主体间发券规模与使用效率差异。</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详情弹窗展示多行不同批次数据，列包含发放渠道、优惠券批次、优惠券名称、发放时间、发放数量、核销数量、核销率、核销金额和结算金额。支持按优惠券批次、优惠券名称查询，满足批次级核对与运营追溯。</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3.5.2.1.4.7.7. 优惠券效果分析报表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优惠券效果分析报表用于分析不同类型优惠券（电子礼券、实物礼券、第三方礼卷）的领取率、核销率。支持自定义时间范围查询、发分主体下拉查询和导出。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lang w:val="en-US" w:eastAsia="zh-CN"/>
        </w:rPr>
        <w:t>支持</w:t>
      </w:r>
      <w:r>
        <w:rPr>
          <w:rFonts w:hint="eastAsia" w:ascii="微软雅黑" w:hAnsi="微软雅黑" w:eastAsia="微软雅黑" w:cs="微软雅黑"/>
          <w:b w:val="0"/>
          <w:i w:val="0"/>
          <w:color w:val="1D2733"/>
          <w:sz w:val="25"/>
        </w:rPr>
        <w:t>不同类型优惠券领取率、核销率横向排名图，帮助运营判断不同券类型的触达效率和使用效率。列表展示统计周期、优惠券类型、发放数量、领取数量、领取率、核销数量、核销率和核销金额。</w:t>
      </w: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3.5.2.1.</w:t>
      </w:r>
      <w:r>
        <w:rPr>
          <w:rFonts w:hint="eastAsia" w:ascii="微软雅黑" w:hAnsi="微软雅黑" w:eastAsia="微软雅黑" w:cs="微软雅黑"/>
          <w:b/>
          <w:i w:val="0"/>
          <w:sz w:val="26"/>
          <w:lang w:val="en-US" w:eastAsia="zh-CN"/>
        </w:rPr>
        <w:t>5</w:t>
      </w:r>
      <w:r>
        <w:rPr>
          <w:rFonts w:hint="eastAsia" w:ascii="微软雅黑" w:hAnsi="微软雅黑" w:eastAsia="微软雅黑" w:cs="微软雅黑"/>
          <w:b/>
          <w:i w:val="0"/>
          <w:sz w:val="26"/>
        </w:rPr>
        <w:t>. 权限、审计与安全要求</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高风险操作包括批量设名单、冻结/解冻、最低等级设置、注销处理、等级启停、积分调整、积分冻结/解冻、权益启停、营销活动提交等，需记录操作原因、操作人、时间和结果。</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积分调整、实名审核、注销处理等涉及审核的场景需保留审核时间、审核状态、审核人和审核意见；支持多次审核记录展示。</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会员ID、会员名称、手机号、身份证号、积分账户、OneID、系统用户姓名、手机号、邮箱等字段按字段脱敏设置控制。</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积分、权益、优惠券、营销和清结算数据应按所属组织、发放组织、项目等维度做数据权限控制。</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接口同步、批量操作、导出、审核和状态变更需写入操作日志，满足问题追溯和审计要求。</w:t>
      </w:r>
    </w:p>
    <w:p>
      <w:pPr>
        <w:pStyle w:val="6"/>
        <w:spacing w:before="160" w:after="60" w:line="293" w:lineRule="auto"/>
        <w:rPr>
          <w:rFonts w:hint="eastAsia" w:ascii="微软雅黑" w:hAnsi="微软雅黑" w:eastAsia="微软雅黑" w:cs="微软雅黑"/>
        </w:rPr>
      </w:pPr>
      <w:bookmarkStart w:id="28" w:name="_Toc1376961222"/>
      <w:r>
        <w:rPr>
          <w:rFonts w:hint="eastAsia" w:ascii="微软雅黑" w:hAnsi="微软雅黑" w:eastAsia="微软雅黑" w:cs="微软雅黑"/>
          <w:b/>
          <w:i w:val="0"/>
          <w:sz w:val="28"/>
        </w:rPr>
        <w:t>3.5.2.2. 客户数据管理</w:t>
      </w:r>
      <w:bookmarkEnd w:id="28"/>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3.5.2.2.1. 功能模块概述</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数据管理面向客户运营、会员运营、营销运营、客服和数据管理员，围绕客户信息采集与整合、OneID识别、会员指标体系、客户标签、人群圈选、客户画像、数据API、行为分析和满意度管理形成客户数据运营能力。</w:t>
      </w:r>
      <w:del w:id="164" w:author="勇哥" w:date="2026-07-24T16:28:36Z">
        <w:r>
          <w:rPr>
            <w:rFonts w:hint="default" w:ascii="微软雅黑" w:hAnsi="微软雅黑" w:eastAsia="微软雅黑" w:cs="微软雅黑"/>
            <w:b w:val="0"/>
            <w:i w:val="0"/>
            <w:color w:val="1D2733"/>
            <w:sz w:val="25"/>
            <w:lang w:val="en-US"/>
          </w:rPr>
          <w:delText>该模块承接会员中心、积分中心、权益中心、第三方业务系统数据，</w:delText>
        </w:r>
      </w:del>
      <w:ins w:id="165" w:author="勇哥" w:date="2026-07-24T16:28:36Z">
        <w:r>
          <w:rPr>
            <w:rFonts w:hint="eastAsia" w:ascii="微软雅黑" w:hAnsi="微软雅黑" w:eastAsia="微软雅黑" w:cs="微软雅黑"/>
            <w:b w:val="0"/>
            <w:i w:val="0"/>
            <w:color w:val="1D2733"/>
            <w:sz w:val="25"/>
            <w:lang w:val="en-US" w:eastAsia="zh-CN"/>
          </w:rPr>
          <w:t>支持</w:t>
        </w:r>
      </w:ins>
      <w:r>
        <w:rPr>
          <w:rFonts w:hint="eastAsia" w:ascii="微软雅黑" w:hAnsi="微软雅黑" w:eastAsia="微软雅黑" w:cs="微软雅黑"/>
          <w:b w:val="0"/>
          <w:i w:val="0"/>
          <w:color w:val="1D2733"/>
          <w:sz w:val="25"/>
        </w:rPr>
        <w:t>向</w:t>
      </w:r>
      <w:del w:id="166" w:author="勇哥" w:date="2026-07-24T16:28:07Z">
        <w:r>
          <w:rPr>
            <w:rFonts w:hint="eastAsia" w:ascii="微软雅黑" w:hAnsi="微软雅黑" w:eastAsia="微软雅黑" w:cs="微软雅黑"/>
            <w:b w:val="0"/>
            <w:i w:val="0"/>
            <w:color w:val="1D2733"/>
            <w:sz w:val="25"/>
          </w:rPr>
          <w:delText>营销活动、经营分析和</w:delText>
        </w:r>
      </w:del>
      <w:r>
        <w:rPr>
          <w:rFonts w:hint="eastAsia" w:ascii="微软雅黑" w:hAnsi="微软雅黑" w:eastAsia="微软雅黑" w:cs="微软雅黑"/>
          <w:b w:val="0"/>
          <w:i w:val="0"/>
          <w:color w:val="1D2733"/>
          <w:sz w:val="25"/>
        </w:rPr>
        <w:t>外部系统调用提供客户</w:t>
      </w:r>
      <w:del w:id="167" w:author="勇哥" w:date="2026-07-24T16:28:42Z">
        <w:r>
          <w:rPr>
            <w:rFonts w:hint="default" w:ascii="微软雅黑" w:hAnsi="微软雅黑" w:eastAsia="微软雅黑" w:cs="微软雅黑"/>
            <w:b w:val="0"/>
            <w:i w:val="0"/>
            <w:color w:val="1D2733"/>
            <w:sz w:val="25"/>
            <w:lang w:val="en-US"/>
          </w:rPr>
          <w:delText>识别、客户分层和客户</w:delText>
        </w:r>
      </w:del>
      <w:ins w:id="168" w:author="勇哥" w:date="2026-07-24T16:28:50Z">
        <w:r>
          <w:rPr>
            <w:rFonts w:hint="eastAsia" w:ascii="微软雅黑" w:hAnsi="微软雅黑" w:eastAsia="微软雅黑" w:cs="微软雅黑"/>
            <w:b w:val="0"/>
            <w:i w:val="0"/>
            <w:color w:val="1D2733"/>
            <w:sz w:val="25"/>
            <w:lang w:val="en-US" w:eastAsia="zh-CN"/>
          </w:rPr>
          <w:t>标</w:t>
        </w:r>
      </w:ins>
      <w:ins w:id="169" w:author="勇哥" w:date="2026-07-24T16:28:51Z">
        <w:r>
          <w:rPr>
            <w:rFonts w:hint="eastAsia" w:ascii="微软雅黑" w:hAnsi="微软雅黑" w:eastAsia="微软雅黑" w:cs="微软雅黑"/>
            <w:b w:val="0"/>
            <w:i w:val="0"/>
            <w:color w:val="1D2733"/>
            <w:sz w:val="25"/>
            <w:lang w:val="en-US" w:eastAsia="zh-CN"/>
          </w:rPr>
          <w:t>签</w:t>
        </w:r>
      </w:ins>
      <w:ins w:id="170" w:author="勇哥" w:date="2026-07-24T16:29:01Z">
        <w:r>
          <w:rPr>
            <w:rFonts w:hint="eastAsia" w:ascii="微软雅黑" w:hAnsi="微软雅黑" w:eastAsia="微软雅黑" w:cs="微软雅黑"/>
            <w:b w:val="0"/>
            <w:i w:val="0"/>
            <w:color w:val="1D2733"/>
            <w:sz w:val="25"/>
            <w:lang w:val="en-US" w:eastAsia="zh-CN"/>
          </w:rPr>
          <w:t>API</w:t>
        </w:r>
      </w:ins>
      <w:del w:id="171" w:author="勇哥" w:date="2026-07-24T16:28:42Z">
        <w:r>
          <w:rPr>
            <w:rFonts w:hint="default" w:ascii="微软雅黑" w:hAnsi="微软雅黑" w:eastAsia="微软雅黑" w:cs="微软雅黑"/>
            <w:b w:val="0"/>
            <w:i w:val="0"/>
            <w:color w:val="1D2733"/>
            <w:sz w:val="25"/>
            <w:lang w:val="en-US"/>
          </w:rPr>
          <w:delText>洞察支撑</w:delText>
        </w:r>
      </w:del>
      <w:r>
        <w:rPr>
          <w:rFonts w:hint="eastAsia" w:ascii="微软雅黑" w:hAnsi="微软雅黑" w:eastAsia="微软雅黑" w:cs="微软雅黑"/>
          <w:b w:val="0"/>
          <w:i w:val="0"/>
          <w:color w:val="1D2733"/>
          <w:sz w:val="25"/>
        </w:rPr>
        <w:t>。</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客户信息采集与整合负责数据源接入、基础清洗、空值剔除、重复客户合并和实时/定时同步。</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OneID识别与数据分发负责基于手机号、UnionID、会员ID、住户记录等生成统一客户身份。</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会员指标体系负责统一基础信息、参与度、行为和营销响应等指标定义、计算方法与数据来源。</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客户标签管理负责标签分类、标签规则、自动打标、手动维护、覆盖客户</w:t>
      </w:r>
      <w:del w:id="172" w:author="勇哥" w:date="2026-07-24T16:34:16Z">
        <w:r>
          <w:rPr>
            <w:rFonts w:hint="eastAsia" w:ascii="微软雅黑" w:hAnsi="微软雅黑" w:eastAsia="微软雅黑" w:cs="微软雅黑"/>
            <w:b w:val="0"/>
            <w:i w:val="0"/>
            <w:color w:val="1D2733"/>
            <w:sz w:val="25"/>
          </w:rPr>
          <w:delText>和执行日志</w:delText>
        </w:r>
      </w:del>
      <w:r>
        <w:rPr>
          <w:rFonts w:hint="eastAsia" w:ascii="微软雅黑" w:hAnsi="微软雅黑" w:eastAsia="微软雅黑" w:cs="微软雅黑"/>
          <w:b w:val="0"/>
          <w:i w:val="0"/>
          <w:color w:val="1D2733"/>
          <w:sz w:val="25"/>
        </w:rPr>
        <w:t>。</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标签使用报表负责统计标签关联客户数、使用频次、使用场景和最近使用时间，支撑标签价值评估。</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人群管理负责基于标签且/或规则、名单导入和集合运算生成目标人群。</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客户画像构建负责人群画像模型、预估覆盖、结果明细和推荐业务动作。</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客户画像负责按客户关键词、身份认证状态、来源渠道和客户类型查看OneID统一客户视图、画像详情和画像报告。</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数据API管理负责将画像、标签、人群等数据开放给智能客服、营销管理、第三方业务系统。</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客户行为分析和客户满意度管理负责沉淀行为趋势、等级分布、满意度趋势、满意度分布和组织满意度清单。</w:t>
      </w: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3.5.2.2.2. 功能架构</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数据管理功能架构采用“数据来源、身份整合、数据加工、数据应用、治理支撑”五层结构。数据来源层汇聚会员、积分、权益、营销、小程序、客服、第三方数据；身份整合层通过OneID规则完成客户去重、合并和统一识别；数据加工层通过指标体系、标签、人群、画像、行为和满意度计算形成结构化客户资产；数据应用层服务于营销触达、权益推荐、客户服务、API开放和经营分析；治理支撑层保障字段脱敏、数据权限、API鉴权、调用限额和操作审计。</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960110" cy="3729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rcRect l="3891" t="458"/>
                    <a:stretch>
                      <a:fillRect/>
                    </a:stretch>
                  </pic:blipFill>
                  <pic:spPr>
                    <a:xfrm>
                      <a:off x="0" y="0"/>
                      <a:ext cx="5960110" cy="3729355"/>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客户数据管理功能架构图</w:t>
      </w:r>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700"/>
        <w:gridCol w:w="5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架构层</w:t>
            </w:r>
          </w:p>
        </w:tc>
        <w:tc>
          <w:tcPr>
            <w:tcW w:w="27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组成</w:t>
            </w:r>
          </w:p>
        </w:tc>
        <w:tc>
          <w:tcPr>
            <w:tcW w:w="50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数据来源</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会员中心、积分中心、权益中心、营销活动、小程序、第三方系统</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提供客户身份、资产、权益、行为、交易、认证和服务评价数据。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身份整合</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基础清洗、重复合并、OneID生成、数据分发</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剔除空值和无效数据，合并跨系统重复客户，形成统一客户视图。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数据加工</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指标体系、标签规则、人群圈选、画像模型、行为统计、满意度统计</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把分散客户数据加工为可查询、可圈选、可调用、可分析的客户数据资产。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数据应用</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营销触达、权益推荐、客服洞察、API开放、经营分析</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向业务系统和运营场景输出</w:t>
            </w:r>
            <w:del w:id="173" w:author="勇哥" w:date="2026-07-24T16:37:48Z">
              <w:r>
                <w:rPr>
                  <w:rFonts w:hint="default" w:ascii="微软雅黑" w:hAnsi="微软雅黑" w:eastAsia="微软雅黑" w:cs="微软雅黑"/>
                  <w:b w:val="0"/>
                  <w:i w:val="0"/>
                  <w:color w:val="1D2733"/>
                  <w:sz w:val="19"/>
                  <w:lang w:val="en-US"/>
                </w:rPr>
                <w:delText>客户分层、人群、画像、行为和满意度结果</w:delText>
              </w:r>
            </w:del>
            <w:ins w:id="174" w:author="勇哥" w:date="2026-07-24T16:37:48Z">
              <w:r>
                <w:rPr>
                  <w:rFonts w:hint="eastAsia" w:ascii="微软雅黑" w:hAnsi="微软雅黑" w:eastAsia="微软雅黑" w:cs="微软雅黑"/>
                  <w:b w:val="0"/>
                  <w:i w:val="0"/>
                  <w:color w:val="1D2733"/>
                  <w:sz w:val="19"/>
                  <w:lang w:val="en-US" w:eastAsia="zh-CN"/>
                </w:rPr>
                <w:t>客</w:t>
              </w:r>
            </w:ins>
            <w:ins w:id="175" w:author="勇哥" w:date="2026-07-24T16:37:49Z">
              <w:r>
                <w:rPr>
                  <w:rFonts w:hint="eastAsia" w:ascii="微软雅黑" w:hAnsi="微软雅黑" w:eastAsia="微软雅黑" w:cs="微软雅黑"/>
                  <w:b w:val="0"/>
                  <w:i w:val="0"/>
                  <w:color w:val="1D2733"/>
                  <w:sz w:val="19"/>
                  <w:lang w:val="en-US" w:eastAsia="zh-CN"/>
                </w:rPr>
                <w:t>户</w:t>
              </w:r>
            </w:ins>
            <w:ins w:id="176" w:author="勇哥" w:date="2026-07-24T16:37:50Z">
              <w:r>
                <w:rPr>
                  <w:rFonts w:hint="eastAsia" w:ascii="微软雅黑" w:hAnsi="微软雅黑" w:eastAsia="微软雅黑" w:cs="微软雅黑"/>
                  <w:b w:val="0"/>
                  <w:i w:val="0"/>
                  <w:color w:val="1D2733"/>
                  <w:sz w:val="19"/>
                  <w:lang w:val="en-US" w:eastAsia="zh-CN"/>
                </w:rPr>
                <w:t>标</w:t>
              </w:r>
            </w:ins>
            <w:ins w:id="177" w:author="勇哥" w:date="2026-07-24T16:37:51Z">
              <w:r>
                <w:rPr>
                  <w:rFonts w:hint="eastAsia" w:ascii="微软雅黑" w:hAnsi="微软雅黑" w:eastAsia="微软雅黑" w:cs="微软雅黑"/>
                  <w:b w:val="0"/>
                  <w:i w:val="0"/>
                  <w:color w:val="1D2733"/>
                  <w:sz w:val="19"/>
                  <w:lang w:val="en-US" w:eastAsia="zh-CN"/>
                </w:rPr>
                <w:t>签</w:t>
              </w:r>
            </w:ins>
            <w:r>
              <w:rPr>
                <w:rFonts w:hint="eastAsia" w:ascii="微软雅黑" w:hAnsi="微软雅黑" w:eastAsia="微软雅黑" w:cs="微软雅黑"/>
                <w:b w:val="0"/>
                <w:i w:val="0"/>
                <w:color w:val="1D2733"/>
                <w:sz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治理支撑</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字段脱敏、数据权限、API鉴权、调用限额</w:t>
            </w:r>
            <w:del w:id="178" w:author="勇哥" w:date="2026-07-24T16:38:22Z">
              <w:r>
                <w:rPr>
                  <w:rFonts w:hint="eastAsia" w:ascii="微软雅黑" w:hAnsi="微软雅黑" w:eastAsia="微软雅黑" w:cs="微软雅黑"/>
                  <w:b w:val="0"/>
                  <w:i w:val="0"/>
                  <w:color w:val="1D2733"/>
                  <w:sz w:val="19"/>
                </w:rPr>
                <w:delText>、执行日志、导出审计</w:delText>
              </w:r>
            </w:del>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保障客户敏感数据使用可控、调用可追溯</w:t>
            </w:r>
            <w:del w:id="179" w:author="勇哥" w:date="2026-07-24T16:38:25Z">
              <w:r>
                <w:rPr>
                  <w:rFonts w:hint="eastAsia" w:ascii="微软雅黑" w:hAnsi="微软雅黑" w:eastAsia="微软雅黑" w:cs="微软雅黑"/>
                  <w:b w:val="0"/>
                  <w:i w:val="0"/>
                  <w:color w:val="1D2733"/>
                  <w:sz w:val="19"/>
                </w:rPr>
                <w:delText>、导出可审计</w:delText>
              </w:r>
            </w:del>
            <w:r>
              <w:rPr>
                <w:rFonts w:hint="eastAsia" w:ascii="微软雅黑" w:hAnsi="微软雅黑" w:eastAsia="微软雅黑" w:cs="微软雅黑"/>
                <w:b w:val="0"/>
                <w:i w:val="0"/>
                <w:color w:val="1D2733"/>
                <w:sz w:val="19"/>
              </w:rPr>
              <w:t>。</w:t>
            </w:r>
          </w:p>
        </w:tc>
      </w:tr>
    </w:tbl>
    <w:p>
      <w:pPr>
        <w:spacing w:after="160" w:line="293" w:lineRule="auto"/>
        <w:rPr>
          <w:rFonts w:hint="eastAsia" w:ascii="微软雅黑" w:hAnsi="微软雅黑" w:eastAsia="微软雅黑" w:cs="微软雅黑"/>
        </w:rPr>
      </w:pP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3.5.2.2.3. 功能清单</w:t>
      </w:r>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100"/>
        <w:gridCol w:w="5760"/>
        <w:tblGridChange w:id="180">
          <w:tblGrid>
            <w:gridCol w:w="36"/>
            <w:gridCol w:w="1464"/>
            <w:gridCol w:w="36"/>
            <w:gridCol w:w="2064"/>
            <w:gridCol w:w="36"/>
            <w:gridCol w:w="5724"/>
            <w:gridCol w:w="36"/>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一级模块</w:t>
            </w:r>
          </w:p>
        </w:tc>
        <w:tc>
          <w:tcPr>
            <w:tcW w:w="21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功能目录</w:t>
            </w:r>
          </w:p>
        </w:tc>
        <w:tc>
          <w:tcPr>
            <w:tcW w:w="57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产品能力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客户信息采集与整合</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支持会员注册信息、消费数据、行为数据、成长值规则、积分发放规则、卡券详情、券码发放和核销数据实时/定时同步；支持完整性校验、空值剔除、字段比对去重和重复客户合并。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OneID识别与数据分发</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基于</w:t>
            </w:r>
            <w:ins w:id="181" w:author="勇哥" w:date="2026-07-24T16:41:08Z">
              <w:r>
                <w:rPr>
                  <w:rFonts w:hint="eastAsia" w:ascii="微软雅黑" w:hAnsi="微软雅黑" w:eastAsia="微软雅黑" w:cs="微软雅黑"/>
                  <w:b w:val="0"/>
                  <w:i w:val="0"/>
                  <w:color w:val="1D2733"/>
                  <w:sz w:val="19"/>
                  <w:szCs w:val="19"/>
                  <w:lang w:eastAsia="zh-CN"/>
                </w:rPr>
                <w:t>当前时间戳+计算机mac地址+IP地址+操作系统信息+获取随机数+哈希值</w:t>
              </w:r>
            </w:ins>
            <w:ins w:id="182" w:author="勇哥" w:date="2026-07-24T16:41:08Z">
              <w:r>
                <w:rPr>
                  <w:rFonts w:hint="eastAsia" w:ascii="微软雅黑" w:hAnsi="微软雅黑" w:eastAsia="微软雅黑" w:cs="微软雅黑"/>
                  <w:b w:val="0"/>
                  <w:i w:val="0"/>
                  <w:color w:val="1D2733"/>
                  <w:sz w:val="19"/>
                  <w:szCs w:val="19"/>
                </w:rPr>
                <w:t>生成OneID</w:t>
              </w:r>
            </w:ins>
            <w:del w:id="183" w:author="勇哥" w:date="2026-07-24T16:41:08Z">
              <w:r>
                <w:rPr>
                  <w:rFonts w:hint="eastAsia" w:ascii="微软雅黑" w:hAnsi="微软雅黑" w:eastAsia="微软雅黑" w:cs="微软雅黑"/>
                  <w:b w:val="0"/>
                  <w:i w:val="0"/>
                  <w:color w:val="1D2733"/>
                  <w:sz w:val="19"/>
                </w:rPr>
                <w:delText>手机号、UnionID、会员ID、住户记录等</w:delText>
              </w:r>
            </w:del>
            <w:r>
              <w:rPr>
                <w:rFonts w:hint="eastAsia" w:ascii="微软雅黑" w:hAnsi="微软雅黑" w:eastAsia="微软雅黑" w:cs="微软雅黑"/>
                <w:b w:val="0"/>
                <w:i w:val="0"/>
                <w:color w:val="1D2733"/>
                <w:sz w:val="19"/>
              </w:rPr>
              <w:t>生成统一客户身份；支持疑似重复识别、分发范围配置、授权系统分发和分发日志。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会员指标体系</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统一基础信息、参与度、行为和营销响应指标口径，明确指标定义、计算方法和数据来源。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客户标签管理</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支持按标签名称、标签分类、标签状态查询；维护基本标签、行为标签、偏好标签、营销响应标签、高价值客户标签；支持新增/编辑、规则配置、详情、日志、覆盖客户明细、启停和手动更新。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标签使用报表</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按统计周期、标签分类查看标签名称、关联客户数、使用频次、使用场景、最近使用时间；支持关联客户详情和使用频次详情。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人群管理</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支持人群查询、人群创建、名单导入和画像分析；通过标签且/或规则圈选目标人群，支持名单匹配字段、交集、并集、差集运算。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客户画像构建</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支持客户画像构建，根据用户基本属性标签、行为标签、交易标签构成画像规则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客户画像</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按客户关键词、身份认证状态、来源渠道、客户类型查询客户；展示积分账户、会员名称、会员ID、OneID、认证状态、会员等级、核心标签、</w:t>
            </w:r>
            <w:r>
              <w:rPr>
                <w:rFonts w:hint="eastAsia" w:ascii="微软雅黑" w:hAnsi="微软雅黑" w:eastAsia="微软雅黑" w:cs="微软雅黑"/>
                <w:b w:val="0"/>
                <w:i w:val="0"/>
                <w:color w:val="1D2733"/>
                <w:sz w:val="19"/>
                <w:lang w:val="en-US" w:eastAsia="zh-CN"/>
              </w:rPr>
              <w:t>行为分析等</w:t>
            </w:r>
            <w:r>
              <w:rPr>
                <w:rFonts w:hint="eastAsia" w:ascii="微软雅黑" w:hAnsi="微软雅黑" w:eastAsia="微软雅黑" w:cs="微软雅黑"/>
                <w:b w:val="0"/>
                <w:i w:val="0"/>
                <w:color w:val="1D2733"/>
                <w:sz w:val="19"/>
              </w:rPr>
              <w:t>画像详情。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id="184" w:author="勇哥" w:date="2026-07-24T16:46:2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Before w:w="0" w:type="auto"/>
          <w:trHeight w:val="733" w:hRule="atLeast"/>
          <w:jc w:val="center"/>
          <w:trPrChange w:id="184" w:author="勇哥" w:date="2026-07-24T16:46:27Z">
            <w:trPr>
              <w:gridBefore w:val="1"/>
              <w:wBefore w:w="12" w:type="dxa"/>
              <w:jc w:val="center"/>
            </w:trPr>
          </w:trPrChange>
        </w:trPr>
        <w:tc>
          <w:tcPr>
            <w:tcW w:w="1500" w:type="dxa"/>
            <w:tcMar>
              <w:top w:w="80" w:type="dxa"/>
              <w:left w:w="120" w:type="dxa"/>
              <w:bottom w:w="80" w:type="dxa"/>
              <w:right w:w="120" w:type="dxa"/>
            </w:tcMar>
            <w:vAlign w:val="center"/>
            <w:tcPrChange w:id="185" w:author="勇哥" w:date="2026-07-24T16:46:27Z">
              <w:tcPr>
                <w:tcW w:w="1500" w:type="dxa"/>
                <w:gridSpan w:val="2"/>
                <w:tcMar>
                  <w:top w:w="80" w:type="dxa"/>
                  <w:left w:w="120" w:type="dxa"/>
                  <w:bottom w:w="80" w:type="dxa"/>
                  <w:right w:w="120" w:type="dxa"/>
                </w:tcMar>
                <w:vAlign w:val="center"/>
              </w:tcPr>
            </w:tcPrChange>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Change w:id="186" w:author="勇哥" w:date="2026-07-24T16:46:27Z">
              <w:tcPr>
                <w:tcW w:w="2100" w:type="dxa"/>
                <w:gridSpan w:val="2"/>
                <w:tcMar>
                  <w:top w:w="80" w:type="dxa"/>
                  <w:left w:w="120" w:type="dxa"/>
                  <w:bottom w:w="80" w:type="dxa"/>
                  <w:right w:w="120" w:type="dxa"/>
                </w:tcMar>
                <w:vAlign w:val="center"/>
              </w:tcPr>
            </w:tcPrChange>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数据API管理</w:t>
            </w:r>
          </w:p>
        </w:tc>
        <w:tc>
          <w:tcPr>
            <w:tcW w:w="5760" w:type="dxa"/>
            <w:tcMar>
              <w:top w:w="80" w:type="dxa"/>
              <w:left w:w="120" w:type="dxa"/>
              <w:bottom w:w="80" w:type="dxa"/>
              <w:right w:w="120" w:type="dxa"/>
            </w:tcMar>
            <w:vAlign w:val="center"/>
            <w:tcPrChange w:id="187" w:author="勇哥" w:date="2026-07-24T16:46:27Z">
              <w:tcPr>
                <w:tcW w:w="5760" w:type="dxa"/>
                <w:gridSpan w:val="2"/>
                <w:tcMar>
                  <w:top w:w="80" w:type="dxa"/>
                  <w:left w:w="120" w:type="dxa"/>
                  <w:bottom w:w="80" w:type="dxa"/>
                  <w:right w:w="120" w:type="dxa"/>
                </w:tcMar>
                <w:vAlign w:val="center"/>
              </w:tcPr>
            </w:tcPrChange>
          </w:tcPr>
          <w:p>
            <w:pPr>
              <w:keepNext w:val="0"/>
              <w:keepLines w:val="0"/>
              <w:widowControl/>
              <w:suppressLineNumbers w:val="0"/>
              <w:spacing w:after="40" w:line="259" w:lineRule="auto"/>
              <w:jc w:val="left"/>
              <w:rPr>
                <w:ins w:id="189" w:author="勇哥" w:date="2026-07-24T16:45:12Z"/>
                <w:rFonts w:hint="eastAsia" w:ascii="微软雅黑" w:hAnsi="微软雅黑" w:eastAsia="微软雅黑" w:cs="微软雅黑"/>
                <w:color w:val="1D2733"/>
                <w:sz w:val="19"/>
                <w:rPrChange w:id="190" w:author="勇哥" w:date="2026-07-24T17:07:49Z">
                  <w:rPr>
                    <w:ins w:id="191" w:author="勇哥" w:date="2026-07-24T16:45:12Z"/>
                  </w:rPr>
                </w:rPrChange>
              </w:rPr>
              <w:pPrChange w:id="188" w:author="勇哥" w:date="2026-07-24T17:07:49Z">
                <w:pPr>
                  <w:keepNext w:val="0"/>
                  <w:keepLines w:val="0"/>
                  <w:widowControl/>
                  <w:suppressLineNumbers w:val="0"/>
                  <w:jc w:val="left"/>
                </w:pPr>
              </w:pPrChange>
            </w:pPr>
            <w:ins w:id="192" w:author="勇哥" w:date="2026-07-24T16:45:12Z">
              <w:r>
                <w:rPr>
                  <w:rFonts w:hint="eastAsia" w:ascii="微软雅黑" w:hAnsi="微软雅黑" w:eastAsia="微软雅黑" w:cs="微软雅黑"/>
                  <w:color w:val="1D2733"/>
                  <w:kern w:val="0"/>
                  <w:sz w:val="19"/>
                  <w:szCs w:val="22"/>
                  <w:lang w:val="en-US" w:eastAsia="zh-CN" w:bidi="ar"/>
                  <w:rPrChange w:id="193" w:author="勇哥" w:date="2026-07-24T17:07:49Z">
                    <w:rPr>
                      <w:rFonts w:ascii="宋体" w:hAnsi="宋体" w:eastAsia="宋体" w:cs="宋体"/>
                      <w:kern w:val="0"/>
                      <w:sz w:val="24"/>
                      <w:szCs w:val="24"/>
                      <w:lang w:val="en-US" w:eastAsia="zh-CN" w:bidi="ar"/>
                    </w:rPr>
                  </w:rPrChange>
                </w:rPr>
                <w:t>用于统计和分析各数据API的调用情况</w:t>
              </w:r>
            </w:ins>
            <w:ins w:id="194" w:author="勇哥" w:date="2026-07-24T16:45:20Z">
              <w:r>
                <w:rPr>
                  <w:rFonts w:hint="eastAsia" w:ascii="微软雅黑" w:hAnsi="微软雅黑" w:eastAsia="微软雅黑" w:cs="微软雅黑"/>
                  <w:color w:val="1D2733"/>
                  <w:kern w:val="0"/>
                  <w:sz w:val="19"/>
                  <w:szCs w:val="22"/>
                  <w:lang w:val="en-US" w:eastAsia="zh-CN" w:bidi="ar"/>
                  <w:rPrChange w:id="195" w:author="勇哥" w:date="2026-07-24T17:07:49Z">
                    <w:rPr>
                      <w:rFonts w:hint="eastAsia" w:ascii="宋体" w:hAnsi="宋体" w:eastAsia="宋体" w:cs="宋体"/>
                      <w:kern w:val="0"/>
                      <w:sz w:val="24"/>
                      <w:szCs w:val="24"/>
                      <w:lang w:val="en-US" w:eastAsia="zh-CN" w:bidi="ar"/>
                    </w:rPr>
                  </w:rPrChange>
                </w:rPr>
                <w:t>。</w:t>
              </w:r>
            </w:ins>
          </w:p>
          <w:p>
            <w:pPr>
              <w:spacing w:after="40" w:line="259" w:lineRule="auto"/>
              <w:jc w:val="left"/>
              <w:rPr>
                <w:rFonts w:hint="eastAsia" w:ascii="微软雅黑" w:hAnsi="微软雅黑" w:eastAsia="微软雅黑" w:cs="微软雅黑"/>
                <w:color w:val="1D2733"/>
                <w:sz w:val="19"/>
                <w:rPrChange w:id="196" w:author="勇哥" w:date="2026-07-24T17:07:49Z">
                  <w:rPr>
                    <w:rFonts w:hint="eastAsia" w:ascii="微软雅黑" w:hAnsi="微软雅黑" w:eastAsia="微软雅黑" w:cs="微软雅黑"/>
                  </w:rPr>
                </w:rPrChange>
              </w:rPr>
            </w:pPr>
            <w:del w:id="197" w:author="勇哥" w:date="2026-07-24T16:45:12Z">
              <w:r>
                <w:rPr>
                  <w:rFonts w:hint="eastAsia" w:ascii="微软雅黑" w:hAnsi="微软雅黑" w:eastAsia="微软雅黑" w:cs="微软雅黑"/>
                  <w:b w:val="0"/>
                  <w:i w:val="0"/>
                  <w:color w:val="1D2733"/>
                  <w:sz w:val="19"/>
                </w:rPr>
                <w:delText>维护画像标签API，支持API名称、路径、调用系统、开放字段、调用限额、调用状态、调用日志、批量停用和删除。</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ins w:id="198" w:author="勇哥" w:date="2026-07-24T16:44:38Z"/>
        </w:trPr>
        <w:tc>
          <w:tcPr>
            <w:tcW w:w="1500" w:type="dxa"/>
            <w:tcMar>
              <w:top w:w="80" w:type="dxa"/>
              <w:left w:w="120" w:type="dxa"/>
              <w:bottom w:w="80" w:type="dxa"/>
              <w:right w:w="120" w:type="dxa"/>
            </w:tcMar>
            <w:vAlign w:val="center"/>
          </w:tcPr>
          <w:p>
            <w:pPr>
              <w:spacing w:after="40" w:line="259" w:lineRule="auto"/>
              <w:jc w:val="left"/>
              <w:rPr>
                <w:ins w:id="199" w:author="勇哥" w:date="2026-07-24T16:44:38Z"/>
                <w:rFonts w:hint="default" w:ascii="微软雅黑" w:hAnsi="微软雅黑" w:eastAsia="微软雅黑" w:cs="微软雅黑"/>
                <w:b w:val="0"/>
                <w:i w:val="0"/>
                <w:color w:val="1D2733"/>
                <w:sz w:val="19"/>
                <w:lang w:val="en-US" w:eastAsia="zh-CN"/>
              </w:rPr>
            </w:pPr>
            <w:ins w:id="200" w:author="勇哥" w:date="2026-07-24T16:44:39Z">
              <w:r>
                <w:rPr>
                  <w:rFonts w:hint="eastAsia" w:ascii="微软雅黑" w:hAnsi="微软雅黑" w:eastAsia="微软雅黑" w:cs="微软雅黑"/>
                  <w:b w:val="0"/>
                  <w:i w:val="0"/>
                  <w:color w:val="1D2733"/>
                  <w:sz w:val="19"/>
                  <w:lang w:val="en-US" w:eastAsia="zh-CN"/>
                </w:rPr>
                <w:t>开</w:t>
              </w:r>
            </w:ins>
            <w:ins w:id="201" w:author="勇哥" w:date="2026-07-24T16:44:40Z">
              <w:r>
                <w:rPr>
                  <w:rFonts w:hint="eastAsia" w:ascii="微软雅黑" w:hAnsi="微软雅黑" w:eastAsia="微软雅黑" w:cs="微软雅黑"/>
                  <w:b w:val="0"/>
                  <w:i w:val="0"/>
                  <w:color w:val="1D2733"/>
                  <w:sz w:val="19"/>
                  <w:lang w:val="en-US" w:eastAsia="zh-CN"/>
                </w:rPr>
                <w:t>发</w:t>
              </w:r>
            </w:ins>
            <w:ins w:id="202" w:author="勇哥" w:date="2026-07-24T16:44:41Z">
              <w:r>
                <w:rPr>
                  <w:rFonts w:hint="eastAsia" w:ascii="微软雅黑" w:hAnsi="微软雅黑" w:eastAsia="微软雅黑" w:cs="微软雅黑"/>
                  <w:b w:val="0"/>
                  <w:i w:val="0"/>
                  <w:color w:val="1D2733"/>
                  <w:sz w:val="19"/>
                  <w:lang w:val="en-US" w:eastAsia="zh-CN"/>
                </w:rPr>
                <w:t>者中</w:t>
              </w:r>
            </w:ins>
            <w:ins w:id="203" w:author="勇哥" w:date="2026-07-24T16:44:42Z">
              <w:r>
                <w:rPr>
                  <w:rFonts w:hint="eastAsia" w:ascii="微软雅黑" w:hAnsi="微软雅黑" w:eastAsia="微软雅黑" w:cs="微软雅黑"/>
                  <w:b w:val="0"/>
                  <w:i w:val="0"/>
                  <w:color w:val="1D2733"/>
                  <w:sz w:val="19"/>
                  <w:lang w:val="en-US" w:eastAsia="zh-CN"/>
                </w:rPr>
                <w:t>心</w:t>
              </w:r>
            </w:ins>
          </w:p>
        </w:tc>
        <w:tc>
          <w:tcPr>
            <w:tcW w:w="2100" w:type="dxa"/>
            <w:tcMar>
              <w:top w:w="80" w:type="dxa"/>
              <w:left w:w="120" w:type="dxa"/>
              <w:bottom w:w="80" w:type="dxa"/>
              <w:right w:w="120" w:type="dxa"/>
            </w:tcMar>
            <w:vAlign w:val="center"/>
          </w:tcPr>
          <w:p>
            <w:pPr>
              <w:spacing w:after="40" w:line="259" w:lineRule="auto"/>
              <w:jc w:val="left"/>
              <w:rPr>
                <w:ins w:id="204" w:author="勇哥" w:date="2026-07-24T16:44:38Z"/>
                <w:rFonts w:hint="eastAsia" w:ascii="微软雅黑" w:hAnsi="微软雅黑" w:eastAsia="微软雅黑" w:cs="微软雅黑"/>
                <w:b w:val="0"/>
                <w:i w:val="0"/>
                <w:color w:val="1D2733"/>
                <w:sz w:val="19"/>
              </w:rPr>
            </w:pPr>
            <w:ins w:id="205" w:author="勇哥" w:date="2026-07-24T16:44:46Z">
              <w:r>
                <w:rPr>
                  <w:rFonts w:hint="eastAsia" w:ascii="微软雅黑" w:hAnsi="微软雅黑" w:eastAsia="微软雅黑" w:cs="微软雅黑"/>
                  <w:b w:val="0"/>
                  <w:i w:val="0"/>
                  <w:color w:val="1D2733"/>
                  <w:sz w:val="19"/>
                  <w:lang w:val="en-US" w:eastAsia="zh-CN"/>
                </w:rPr>
                <w:t>开发者中心</w:t>
              </w:r>
            </w:ins>
          </w:p>
        </w:tc>
        <w:tc>
          <w:tcPr>
            <w:tcW w:w="5760" w:type="dxa"/>
            <w:tcMar>
              <w:top w:w="80" w:type="dxa"/>
              <w:left w:w="120" w:type="dxa"/>
              <w:bottom w:w="80" w:type="dxa"/>
              <w:right w:w="120" w:type="dxa"/>
            </w:tcMar>
            <w:vAlign w:val="center"/>
          </w:tcPr>
          <w:p>
            <w:pPr>
              <w:spacing w:after="40" w:line="259" w:lineRule="auto"/>
              <w:jc w:val="left"/>
              <w:rPr>
                <w:ins w:id="206" w:author="勇哥" w:date="2026-07-24T16:44:38Z"/>
                <w:rFonts w:hint="eastAsia" w:ascii="微软雅黑" w:hAnsi="微软雅黑" w:eastAsia="微软雅黑" w:cs="微软雅黑"/>
                <w:b w:val="0"/>
                <w:i w:val="0"/>
                <w:color w:val="1D2733"/>
                <w:sz w:val="19"/>
              </w:rPr>
            </w:pPr>
            <w:ins w:id="207" w:author="勇哥" w:date="2026-07-24T16:46:52Z">
              <w:r>
                <w:rPr>
                  <w:rFonts w:hint="eastAsia" w:ascii="微软雅黑" w:hAnsi="微软雅黑" w:eastAsia="微软雅黑" w:cs="微软雅黑"/>
                  <w:color w:val="1D2733"/>
                  <w:kern w:val="0"/>
                  <w:sz w:val="19"/>
                  <w:szCs w:val="22"/>
                  <w:lang w:val="en-US" w:eastAsia="zh-CN" w:bidi="ar"/>
                  <w:rPrChange w:id="208" w:author="勇哥" w:date="2026-07-24T17:07:49Z">
                    <w:rPr>
                      <w:rFonts w:ascii="宋体" w:hAnsi="宋体" w:eastAsia="宋体" w:cs="宋体"/>
                      <w:kern w:val="0"/>
                      <w:sz w:val="24"/>
                      <w:szCs w:val="24"/>
                      <w:lang w:val="en-US" w:eastAsia="zh-CN" w:bidi="ar"/>
                    </w:rPr>
                  </w:rPrChange>
                </w:rPr>
                <w:t>维护接入数据API的开发者或调用系统，并统一管理调用限额、Client_ID、密钥及启停状态</w:t>
              </w:r>
            </w:ins>
            <w:ins w:id="209" w:author="勇哥" w:date="2026-07-24T16:46:54Z">
              <w:r>
                <w:rPr>
                  <w:rFonts w:hint="eastAsia" w:ascii="微软雅黑" w:hAnsi="微软雅黑" w:eastAsia="微软雅黑" w:cs="微软雅黑"/>
                  <w:color w:val="1D2733"/>
                  <w:kern w:val="0"/>
                  <w:sz w:val="19"/>
                  <w:szCs w:val="22"/>
                  <w:lang w:val="en-US" w:eastAsia="zh-CN" w:bidi="ar"/>
                  <w:rPrChange w:id="210" w:author="勇哥" w:date="2026-07-24T17:07:49Z">
                    <w:rPr>
                      <w:rFonts w:hint="eastAsia" w:ascii="宋体" w:hAnsi="宋体" w:eastAsia="宋体" w:cs="宋体"/>
                      <w:kern w:val="0"/>
                      <w:sz w:val="24"/>
                      <w:szCs w:val="24"/>
                      <w:lang w:val="en-US" w:eastAsia="zh-CN" w:bidi="ar"/>
                    </w:rPr>
                  </w:rPrChange>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客户行为分析</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按统计时间、行为类型、所属项目查询；展示行为趋势图、会员等级分布图、行为分析结果和行为详情。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客户满意度管理</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按统计时间、所属组织查询；展示满意度趋势、满意度分布、组织满意度清单和组织下钻。</w:t>
            </w:r>
          </w:p>
        </w:tc>
      </w:tr>
    </w:tbl>
    <w:p>
      <w:pPr>
        <w:spacing w:after="160" w:line="293" w:lineRule="auto"/>
        <w:rPr>
          <w:rFonts w:hint="eastAsia" w:ascii="微软雅黑" w:hAnsi="微软雅黑" w:eastAsia="微软雅黑" w:cs="微软雅黑"/>
        </w:rPr>
      </w:pP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3.5.2.2.4. 业务流程</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数据管理的业务流程从数据接入、清洗和OneID整合开始，先形成统一客户身份和指标口径，再通过客户标签、人群管理与客户画像构建形成客户分层结果，最后通过客户画像、行为分析、满意度管理和API开放服务业务场景。各流程中的同步任务、标签执行、画像构建、API调用</w:t>
      </w:r>
      <w:del w:id="211" w:author="勇哥" w:date="2026-07-24T16:47:39Z">
        <w:r>
          <w:rPr>
            <w:rFonts w:hint="eastAsia" w:ascii="微软雅黑" w:hAnsi="微软雅黑" w:eastAsia="微软雅黑" w:cs="微软雅黑"/>
            <w:b w:val="0"/>
            <w:i w:val="0"/>
            <w:color w:val="1D2733"/>
            <w:sz w:val="25"/>
          </w:rPr>
          <w:delText>、导出和状态变更需保留日志，便于数据质量核对和审计追溯</w:delText>
        </w:r>
      </w:del>
      <w:r>
        <w:rPr>
          <w:rFonts w:hint="eastAsia" w:ascii="微软雅黑" w:hAnsi="微软雅黑" w:eastAsia="微软雅黑" w:cs="微软雅黑"/>
          <w:b w:val="0"/>
          <w:i w:val="0"/>
          <w:color w:val="1D2733"/>
          <w:sz w:val="25"/>
        </w:rPr>
        <w:t>。</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3.5.2.2.4.1. 客户信息采集与整合</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客户信息采集与整合用于接入各业态系统数据，并对基础数据进行清洗治理。系统需支持</w:t>
      </w:r>
      <w:r>
        <w:rPr>
          <w:rFonts w:hint="eastAsia" w:ascii="微软雅黑" w:hAnsi="微软雅黑" w:eastAsia="微软雅黑" w:cs="微软雅黑"/>
          <w:b w:val="0"/>
          <w:i w:val="0"/>
          <w:color w:val="1D2733"/>
          <w:sz w:val="25"/>
          <w:lang w:val="en-US" w:eastAsia="zh-CN"/>
        </w:rPr>
        <w:t>安居集团的组织信息接入、</w:t>
      </w:r>
      <w:r>
        <w:rPr>
          <w:rFonts w:hint="eastAsia" w:ascii="微软雅黑" w:hAnsi="微软雅黑" w:eastAsia="微软雅黑" w:cs="微软雅黑"/>
          <w:b w:val="0"/>
          <w:i w:val="0"/>
          <w:color w:val="1D2733"/>
          <w:sz w:val="25"/>
        </w:rPr>
        <w:t>会员注册信息接入、会员数据及修改信息同步、消费数据接入、行为数据接入、积分发放接入、</w:t>
      </w:r>
      <w:r>
        <w:rPr>
          <w:rFonts w:hint="eastAsia" w:ascii="微软雅黑" w:hAnsi="微软雅黑" w:eastAsia="微软雅黑" w:cs="微软雅黑"/>
          <w:b w:val="0"/>
          <w:i w:val="0"/>
          <w:color w:val="1D2733"/>
          <w:sz w:val="25"/>
          <w:lang w:val="en-US" w:eastAsia="zh-CN"/>
        </w:rPr>
        <w:t>积分兑换</w:t>
      </w:r>
      <w:r>
        <w:rPr>
          <w:rFonts w:hint="eastAsia" w:ascii="微软雅黑" w:hAnsi="微软雅黑" w:eastAsia="微软雅黑" w:cs="微软雅黑"/>
          <w:b w:val="0"/>
          <w:i w:val="0"/>
          <w:color w:val="1D2733"/>
          <w:sz w:val="25"/>
        </w:rPr>
        <w:t>信息接入</w:t>
      </w:r>
      <w:r>
        <w:rPr>
          <w:rFonts w:hint="eastAsia" w:ascii="微软雅黑" w:hAnsi="微软雅黑" w:eastAsia="微软雅黑" w:cs="微软雅黑"/>
          <w:b w:val="0"/>
          <w:i w:val="0"/>
          <w:color w:val="1D2733"/>
          <w:sz w:val="25"/>
          <w:lang w:val="en-US" w:eastAsia="zh-CN"/>
        </w:rPr>
        <w:t>以及</w:t>
      </w:r>
      <w:r>
        <w:rPr>
          <w:rFonts w:hint="eastAsia" w:ascii="微软雅黑" w:hAnsi="微软雅黑" w:eastAsia="微软雅黑" w:cs="微软雅黑"/>
          <w:b w:val="0"/>
          <w:i w:val="0"/>
          <w:color w:val="1D2733"/>
          <w:sz w:val="25"/>
        </w:rPr>
        <w:t>券码发放和核销数据</w:t>
      </w:r>
      <w:r>
        <w:rPr>
          <w:rFonts w:hint="eastAsia" w:ascii="微软雅黑" w:hAnsi="微软雅黑" w:eastAsia="微软雅黑" w:cs="微软雅黑"/>
          <w:b w:val="0"/>
          <w:i w:val="0"/>
          <w:color w:val="1D2733"/>
          <w:sz w:val="25"/>
          <w:lang w:val="en-US" w:eastAsia="zh-CN"/>
        </w:rPr>
        <w:t>接入</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客户满意度数据接入、停车信息接入、充电桩信息接入</w:t>
      </w:r>
      <w:r>
        <w:rPr>
          <w:rFonts w:hint="eastAsia" w:ascii="微软雅黑" w:hAnsi="微软雅黑" w:eastAsia="微软雅黑" w:cs="微软雅黑"/>
          <w:b w:val="0"/>
          <w:i w:val="0"/>
          <w:color w:val="1D2733"/>
          <w:sz w:val="25"/>
        </w:rPr>
        <w:t>。同步方式支持实时同步和定时同步，满足会员、积分、权益、营销和客户画像的时效要求。</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基础清洗需自动校验数据完整性，剔除空值数据（如无手机号、无核心身份信息的记录）；通过字段比对实现数据去重，合并同一客户在不同系统的重复数据。</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3.5.2.2.4.2. OneID识别与会员指标体系</w:t>
      </w:r>
    </w:p>
    <w:p>
      <w:pPr>
        <w:keepNext w:val="0"/>
        <w:keepLines w:val="0"/>
        <w:widowControl/>
        <w:suppressLineNumbers w:val="0"/>
        <w:ind w:firstLine="250" w:firstLineChars="100"/>
        <w:jc w:val="left"/>
        <w:rPr>
          <w:rFonts w:hint="eastAsia" w:ascii="微软雅黑" w:hAnsi="微软雅黑" w:eastAsia="微软雅黑" w:cs="微软雅黑"/>
        </w:rPr>
        <w:pPrChange w:id="212" w:author="勇哥" w:date="2026-07-24T16:40:21Z">
          <w:pPr>
            <w:keepNext w:val="0"/>
            <w:keepLines w:val="0"/>
            <w:widowControl/>
            <w:suppressLineNumbers w:val="0"/>
            <w:jc w:val="left"/>
          </w:pPr>
        </w:pPrChange>
      </w:pPr>
      <w:r>
        <w:rPr>
          <w:rFonts w:hint="eastAsia" w:ascii="微软雅黑" w:hAnsi="微软雅黑" w:eastAsia="微软雅黑" w:cs="微软雅黑"/>
          <w:b w:val="0"/>
          <w:i w:val="0"/>
          <w:color w:val="1D2733"/>
          <w:sz w:val="25"/>
        </w:rPr>
        <w:t>OneID识别用于统一跨系统客户身份。系统基于</w:t>
      </w:r>
      <w:del w:id="213" w:author="勇哥" w:date="2026-07-24T16:40:47Z">
        <w:r>
          <w:rPr>
            <w:rFonts w:hint="eastAsia" w:ascii="微软雅黑" w:hAnsi="微软雅黑" w:eastAsia="微软雅黑" w:cs="微软雅黑"/>
            <w:b w:val="0"/>
            <w:i w:val="0"/>
            <w:color w:val="1D2733"/>
            <w:sz w:val="25"/>
          </w:rPr>
          <w:delText>手机号、</w:delText>
        </w:r>
      </w:del>
      <w:del w:id="214" w:author="勇哥" w:date="2026-07-24T16:40:47Z">
        <w:r>
          <w:rPr>
            <w:rFonts w:hint="eastAsia" w:ascii="微软雅黑" w:hAnsi="微软雅黑" w:eastAsia="微软雅黑" w:cs="微软雅黑"/>
            <w:color w:val="000000"/>
            <w:kern w:val="0"/>
            <w:sz w:val="26"/>
            <w:szCs w:val="26"/>
            <w:lang w:val="en-US" w:eastAsia="zh-CN" w:bidi="ar"/>
          </w:rPr>
          <w:delText>微信UnionID</w:delText>
        </w:r>
      </w:del>
      <w:del w:id="215" w:author="勇哥" w:date="2026-07-24T16:40:47Z">
        <w:r>
          <w:rPr>
            <w:rFonts w:hint="eastAsia" w:ascii="微软雅黑" w:hAnsi="微软雅黑" w:eastAsia="微软雅黑" w:cs="微软雅黑"/>
            <w:b w:val="0"/>
            <w:i w:val="0"/>
            <w:color w:val="1D2733"/>
            <w:sz w:val="25"/>
          </w:rPr>
          <w:delText>、</w:delText>
        </w:r>
      </w:del>
      <w:del w:id="216" w:author="勇哥" w:date="2026-07-24T16:40:47Z">
        <w:r>
          <w:rPr>
            <w:rFonts w:hint="eastAsia" w:ascii="微软雅黑" w:hAnsi="微软雅黑" w:eastAsia="微软雅黑" w:cs="微软雅黑"/>
            <w:color w:val="000000"/>
            <w:kern w:val="0"/>
            <w:sz w:val="26"/>
            <w:szCs w:val="26"/>
            <w:lang w:val="en-US" w:eastAsia="zh-CN" w:bidi="ar"/>
          </w:rPr>
          <w:delText>会员昵称</w:delText>
        </w:r>
      </w:del>
      <w:del w:id="217" w:author="勇哥" w:date="2026-07-24T16:40:47Z">
        <w:r>
          <w:rPr>
            <w:rFonts w:hint="eastAsia" w:ascii="微软雅黑" w:hAnsi="微软雅黑" w:eastAsia="微软雅黑" w:cs="微软雅黑"/>
            <w:b w:val="0"/>
            <w:i w:val="0"/>
            <w:color w:val="1D2733"/>
            <w:sz w:val="25"/>
          </w:rPr>
          <w:delText>等线索生成OneID</w:delText>
        </w:r>
      </w:del>
      <w:del w:id="218" w:author="勇哥" w:date="2026-07-24T16:40:49Z">
        <w:r>
          <w:rPr>
            <w:rFonts w:hint="eastAsia" w:ascii="微软雅黑" w:hAnsi="微软雅黑" w:eastAsia="微软雅黑" w:cs="微软雅黑"/>
            <w:b w:val="0"/>
            <w:i w:val="0"/>
            <w:color w:val="1D2733"/>
            <w:sz w:val="25"/>
            <w:lang w:eastAsia="zh-CN"/>
          </w:rPr>
          <w:delText>，</w:delText>
        </w:r>
      </w:del>
      <w:ins w:id="219" w:author="勇哥" w:date="2026-07-24T16:40:07Z">
        <w:r>
          <w:rPr>
            <w:rFonts w:hint="eastAsia" w:ascii="微软雅黑" w:hAnsi="微软雅黑" w:eastAsia="微软雅黑" w:cs="微软雅黑"/>
            <w:b w:val="0"/>
            <w:i w:val="0"/>
            <w:color w:val="1D2733"/>
            <w:sz w:val="25"/>
            <w:lang w:eastAsia="zh-CN"/>
          </w:rPr>
          <w:t>当前时间戳+计算机mac地址+IP地址+操作系统信息+获取随机数+哈希值</w:t>
        </w:r>
      </w:ins>
      <w:ins w:id="220" w:author="勇哥" w:date="2026-07-24T16:40:43Z">
        <w:r>
          <w:rPr>
            <w:rFonts w:hint="eastAsia" w:ascii="微软雅黑" w:hAnsi="微软雅黑" w:eastAsia="微软雅黑" w:cs="微软雅黑"/>
            <w:b w:val="0"/>
            <w:i w:val="0"/>
            <w:color w:val="1D2733"/>
            <w:sz w:val="25"/>
          </w:rPr>
          <w:t>生成OneID</w:t>
        </w:r>
      </w:ins>
      <w:del w:id="221" w:author="勇哥" w:date="2026-07-24T16:40:07Z">
        <w:r>
          <w:rPr>
            <w:rFonts w:hint="eastAsia" w:ascii="微软雅黑" w:hAnsi="微软雅黑" w:eastAsia="微软雅黑" w:cs="微软雅黑"/>
            <w:b w:val="0"/>
            <w:i w:val="0"/>
            <w:color w:val="1D2733"/>
            <w:sz w:val="25"/>
            <w:lang w:eastAsia="zh-CN"/>
          </w:rPr>
          <w:delText>当前时间戳</w:delText>
        </w:r>
      </w:del>
      <w:del w:id="222" w:author="勇哥" w:date="2026-07-24T16:40:07Z">
        <w:r>
          <w:rPr>
            <w:rFonts w:hint="eastAsia" w:ascii="微软雅黑" w:hAnsi="微软雅黑" w:eastAsia="微软雅黑" w:cs="微软雅黑"/>
            <w:b w:val="0"/>
            <w:i w:val="0"/>
            <w:color w:val="1D2733"/>
            <w:sz w:val="25"/>
            <w:lang w:val="en-US" w:eastAsia="zh-CN"/>
          </w:rPr>
          <w:delText>+</w:delText>
        </w:r>
      </w:del>
      <w:del w:id="223" w:author="勇哥" w:date="2026-07-24T16:40:07Z">
        <w:r>
          <w:rPr>
            <w:rFonts w:hint="eastAsia" w:ascii="微软雅黑" w:hAnsi="微软雅黑" w:eastAsia="微软雅黑" w:cs="微软雅黑"/>
            <w:b w:val="0"/>
            <w:i w:val="0"/>
            <w:color w:val="1D2733"/>
            <w:sz w:val="25"/>
          </w:rPr>
          <w:delText>手机号</w:delText>
        </w:r>
      </w:del>
      <w:del w:id="224" w:author="勇哥" w:date="2026-07-24T16:40:07Z">
        <w:r>
          <w:rPr>
            <w:rFonts w:hint="eastAsia" w:ascii="微软雅黑" w:hAnsi="微软雅黑" w:eastAsia="微软雅黑" w:cs="微软雅黑"/>
            <w:b w:val="0"/>
            <w:i w:val="0"/>
            <w:color w:val="1D2733"/>
            <w:sz w:val="25"/>
            <w:lang w:val="en-US" w:eastAsia="zh-CN"/>
          </w:rPr>
          <w:delText>+</w:delText>
        </w:r>
      </w:del>
      <w:del w:id="225" w:author="勇哥" w:date="2026-07-24T16:40:07Z">
        <w:r>
          <w:rPr>
            <w:rFonts w:hint="eastAsia" w:ascii="微软雅黑" w:hAnsi="微软雅黑" w:eastAsia="微软雅黑" w:cs="微软雅黑"/>
            <w:color w:val="000000"/>
            <w:kern w:val="0"/>
            <w:sz w:val="26"/>
            <w:szCs w:val="26"/>
            <w:lang w:val="en-US" w:eastAsia="zh-CN" w:bidi="ar"/>
          </w:rPr>
          <w:delText>微信UnionID</w:delText>
        </w:r>
      </w:del>
      <w:del w:id="226" w:author="勇哥" w:date="2026-07-24T16:40:07Z">
        <w:r>
          <w:rPr>
            <w:rFonts w:hint="eastAsia" w:ascii="微软雅黑" w:hAnsi="微软雅黑" w:eastAsia="微软雅黑" w:cs="微软雅黑"/>
            <w:b w:val="0"/>
            <w:i w:val="0"/>
            <w:color w:val="1D2733"/>
            <w:sz w:val="25"/>
            <w:lang w:val="en-US" w:eastAsia="zh-CN"/>
          </w:rPr>
          <w:delText>+</w:delText>
        </w:r>
      </w:del>
      <w:del w:id="227" w:author="勇哥" w:date="2026-07-24T16:40:07Z">
        <w:r>
          <w:rPr>
            <w:rFonts w:hint="eastAsia" w:ascii="微软雅黑" w:hAnsi="微软雅黑" w:eastAsia="微软雅黑" w:cs="微软雅黑"/>
            <w:color w:val="000000"/>
            <w:kern w:val="0"/>
            <w:sz w:val="26"/>
            <w:szCs w:val="26"/>
            <w:lang w:val="en-US" w:eastAsia="zh-CN" w:bidi="ar"/>
          </w:rPr>
          <w:delText>会员昵称</w:delText>
        </w:r>
      </w:del>
      <w:r>
        <w:rPr>
          <w:rFonts w:hint="eastAsia" w:ascii="微软雅黑" w:hAnsi="微软雅黑" w:eastAsia="微软雅黑" w:cs="微软雅黑"/>
          <w:b w:val="0"/>
          <w:i w:val="0"/>
          <w:color w:val="1D2733"/>
          <w:sz w:val="25"/>
        </w:rPr>
        <w:t>，识别疑似重复客户并执行合并。OneID作为客户标签、客户画像、人群圈选、API开放和客户服务的统一主键。</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指标体系用于建立统一的会员指标定义、计算方法与数据来源。基础信息维度包括年龄、性别、职业、收入、兴趣爱好；交易类指标包括租赁周期、租赁金额；参与度指标包括满意度评分、投诉率、活动参与次数；行为指标包括浏览偏好、签到频率、产品偏好、服务需求偏好；营销响应指标包括活动参与率、优惠券领取率、优惠券核销率、权益领取率。指标结果进入标签、人群、画像、行为分析和满意度分析链路。</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3.5.2.2.4.3. 客户标签管理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支持按标签名称、标签分类、标签状态</w:t>
      </w:r>
      <w:ins w:id="228" w:author="勇哥" w:date="2026-07-24T16:50:13Z">
        <w:r>
          <w:rPr>
            <w:rFonts w:hint="eastAsia" w:ascii="微软雅黑" w:hAnsi="微软雅黑" w:eastAsia="微软雅黑" w:cs="微软雅黑"/>
            <w:b w:val="0"/>
            <w:i w:val="0"/>
            <w:color w:val="1D2733"/>
            <w:sz w:val="25"/>
            <w:lang w:eastAsia="zh-CN"/>
          </w:rPr>
          <w:t>、</w:t>
        </w:r>
      </w:ins>
      <w:ins w:id="229" w:author="勇哥" w:date="2026-07-24T16:50:14Z">
        <w:r>
          <w:rPr>
            <w:rFonts w:hint="eastAsia" w:ascii="微软雅黑" w:hAnsi="微软雅黑" w:eastAsia="微软雅黑" w:cs="微软雅黑"/>
            <w:b w:val="0"/>
            <w:i w:val="0"/>
            <w:color w:val="1D2733"/>
            <w:sz w:val="25"/>
            <w:lang w:val="en-US" w:eastAsia="zh-CN"/>
          </w:rPr>
          <w:t>标</w:t>
        </w:r>
      </w:ins>
      <w:ins w:id="230" w:author="勇哥" w:date="2026-07-24T16:50:16Z">
        <w:r>
          <w:rPr>
            <w:rFonts w:hint="eastAsia" w:ascii="微软雅黑" w:hAnsi="微软雅黑" w:eastAsia="微软雅黑" w:cs="微软雅黑"/>
            <w:b w:val="0"/>
            <w:i w:val="0"/>
            <w:color w:val="1D2733"/>
            <w:sz w:val="25"/>
            <w:lang w:val="en-US" w:eastAsia="zh-CN"/>
          </w:rPr>
          <w:t>签</w:t>
        </w:r>
      </w:ins>
      <w:ins w:id="231" w:author="勇哥" w:date="2026-07-24T16:50:17Z">
        <w:r>
          <w:rPr>
            <w:rFonts w:hint="eastAsia" w:ascii="微软雅黑" w:hAnsi="微软雅黑" w:eastAsia="微软雅黑" w:cs="微软雅黑"/>
            <w:b w:val="0"/>
            <w:i w:val="0"/>
            <w:color w:val="1D2733"/>
            <w:sz w:val="25"/>
            <w:lang w:val="en-US" w:eastAsia="zh-CN"/>
          </w:rPr>
          <w:t>来源</w:t>
        </w:r>
      </w:ins>
      <w:r>
        <w:rPr>
          <w:rFonts w:hint="eastAsia" w:ascii="微软雅黑" w:hAnsi="微软雅黑" w:eastAsia="微软雅黑" w:cs="微软雅黑"/>
          <w:b w:val="0"/>
          <w:i w:val="0"/>
          <w:color w:val="1D2733"/>
          <w:sz w:val="25"/>
        </w:rPr>
        <w:t>查询客户标签。标签分类</w:t>
      </w:r>
      <w:r>
        <w:rPr>
          <w:rFonts w:hint="eastAsia" w:ascii="微软雅黑" w:hAnsi="微软雅黑" w:eastAsia="微软雅黑" w:cs="微软雅黑"/>
          <w:b w:val="0"/>
          <w:i w:val="0"/>
          <w:color w:val="1D2733"/>
          <w:sz w:val="25"/>
          <w:lang w:val="en-US" w:eastAsia="zh-CN"/>
        </w:rPr>
        <w:t>支持自定义分类</w:t>
      </w:r>
      <w:r>
        <w:rPr>
          <w:rFonts w:hint="eastAsia" w:ascii="微软雅黑" w:hAnsi="微软雅黑" w:eastAsia="微软雅黑" w:cs="微软雅黑"/>
          <w:b w:val="0"/>
          <w:i w:val="0"/>
          <w:color w:val="1D2733"/>
          <w:sz w:val="25"/>
        </w:rPr>
        <w:t>包含基本标签、行为标签、偏好标签、营销响应标签、高价值客户标签，列表展示标签名称、标签分类、</w:t>
      </w:r>
      <w:ins w:id="232" w:author="勇哥" w:date="2026-07-24T16:51:07Z">
        <w:r>
          <w:rPr>
            <w:rFonts w:hint="eastAsia" w:ascii="微软雅黑" w:hAnsi="微软雅黑" w:eastAsia="微软雅黑" w:cs="微软雅黑"/>
            <w:b w:val="0"/>
            <w:i w:val="0"/>
            <w:color w:val="1D2733"/>
            <w:sz w:val="25"/>
            <w:lang w:val="en-US" w:eastAsia="zh-CN"/>
          </w:rPr>
          <w:t>标</w:t>
        </w:r>
      </w:ins>
      <w:ins w:id="233" w:author="勇哥" w:date="2026-07-24T16:51:08Z">
        <w:r>
          <w:rPr>
            <w:rFonts w:hint="eastAsia" w:ascii="微软雅黑" w:hAnsi="微软雅黑" w:eastAsia="微软雅黑" w:cs="微软雅黑"/>
            <w:b w:val="0"/>
            <w:i w:val="0"/>
            <w:color w:val="1D2733"/>
            <w:sz w:val="25"/>
            <w:lang w:val="en-US" w:eastAsia="zh-CN"/>
          </w:rPr>
          <w:t>签</w:t>
        </w:r>
      </w:ins>
      <w:ins w:id="234" w:author="勇哥" w:date="2026-07-24T16:51:09Z">
        <w:r>
          <w:rPr>
            <w:rFonts w:hint="eastAsia" w:ascii="微软雅黑" w:hAnsi="微软雅黑" w:eastAsia="微软雅黑" w:cs="微软雅黑"/>
            <w:b w:val="0"/>
            <w:i w:val="0"/>
            <w:color w:val="1D2733"/>
            <w:sz w:val="25"/>
            <w:lang w:val="en-US" w:eastAsia="zh-CN"/>
          </w:rPr>
          <w:t>来源</w:t>
        </w:r>
      </w:ins>
      <w:ins w:id="235" w:author="勇哥" w:date="2026-07-24T16:51:11Z">
        <w:r>
          <w:rPr>
            <w:rFonts w:hint="eastAsia" w:ascii="微软雅黑" w:hAnsi="微软雅黑" w:eastAsia="微软雅黑" w:cs="微软雅黑"/>
            <w:b w:val="0"/>
            <w:i w:val="0"/>
            <w:color w:val="1D2733"/>
            <w:sz w:val="25"/>
            <w:lang w:val="en-US" w:eastAsia="zh-CN"/>
          </w:rPr>
          <w:t>、</w:t>
        </w:r>
      </w:ins>
      <w:r>
        <w:rPr>
          <w:rFonts w:hint="eastAsia" w:ascii="微软雅黑" w:hAnsi="微软雅黑" w:eastAsia="微软雅黑" w:cs="微软雅黑"/>
          <w:b w:val="0"/>
          <w:i w:val="0"/>
          <w:color w:val="1D2733"/>
          <w:sz w:val="25"/>
        </w:rPr>
        <w:t>覆盖客户数、更新方式、最后执行时间、状态和操作入口。</w:t>
      </w:r>
    </w:p>
    <w:p>
      <w:pPr>
        <w:spacing w:after="160" w:line="293" w:lineRule="auto"/>
        <w:ind w:firstLine="420"/>
        <w:rPr>
          <w:rFonts w:hint="default" w:ascii="微软雅黑" w:hAnsi="微软雅黑" w:eastAsia="微软雅黑" w:cs="微软雅黑"/>
          <w:b w:val="0"/>
          <w:i w:val="0"/>
          <w:color w:val="1D2733"/>
          <w:sz w:val="25"/>
          <w:lang w:val="en-US" w:eastAsia="zh-CN"/>
        </w:rPr>
      </w:pPr>
      <w:r>
        <w:rPr>
          <w:rFonts w:hint="eastAsia" w:ascii="微软雅黑" w:hAnsi="微软雅黑" w:eastAsia="微软雅黑" w:cs="微软雅黑"/>
          <w:b w:val="0"/>
          <w:i w:val="0"/>
          <w:color w:val="1D2733"/>
          <w:sz w:val="25"/>
        </w:rPr>
        <w:t>新增/编辑标签时维护标签名称、标签分类、更新方式、标签状态、标签有效期、周期类型、具体时间点和标签说明。规则配置依赖实体关系，可按用户主表、住户认证表、消费订单表、积分流水表、权益领取表等数据设置条件，支持且/或关系、行为序列和已有标签组合</w:t>
      </w:r>
      <w:ins w:id="236" w:author="勇哥" w:date="2026-07-24T16:54:42Z">
        <w:r>
          <w:rPr>
            <w:rFonts w:hint="eastAsia" w:ascii="微软雅黑" w:hAnsi="微软雅黑" w:eastAsia="微软雅黑" w:cs="微软雅黑"/>
            <w:b w:val="0"/>
            <w:i w:val="0"/>
            <w:color w:val="1D2733"/>
            <w:sz w:val="25"/>
            <w:lang w:eastAsia="zh-CN"/>
          </w:rPr>
          <w:t>，</w:t>
        </w:r>
      </w:ins>
      <w:ins w:id="237" w:author="勇哥" w:date="2026-07-24T16:54:43Z">
        <w:r>
          <w:rPr>
            <w:rFonts w:hint="eastAsia" w:ascii="微软雅黑" w:hAnsi="微软雅黑" w:eastAsia="微软雅黑" w:cs="微软雅黑"/>
            <w:b w:val="0"/>
            <w:i w:val="0"/>
            <w:color w:val="1D2733"/>
            <w:sz w:val="25"/>
            <w:lang w:val="en-US" w:eastAsia="zh-CN"/>
          </w:rPr>
          <w:t>系统自</w:t>
        </w:r>
      </w:ins>
      <w:ins w:id="238" w:author="勇哥" w:date="2026-07-24T16:54:44Z">
        <w:r>
          <w:rPr>
            <w:rFonts w:hint="eastAsia" w:ascii="微软雅黑" w:hAnsi="微软雅黑" w:eastAsia="微软雅黑" w:cs="微软雅黑"/>
            <w:b w:val="0"/>
            <w:i w:val="0"/>
            <w:color w:val="1D2733"/>
            <w:sz w:val="25"/>
            <w:lang w:val="en-US" w:eastAsia="zh-CN"/>
          </w:rPr>
          <w:t>动生</w:t>
        </w:r>
      </w:ins>
      <w:ins w:id="239" w:author="勇哥" w:date="2026-07-24T16:54:45Z">
        <w:r>
          <w:rPr>
            <w:rFonts w:hint="eastAsia" w:ascii="微软雅黑" w:hAnsi="微软雅黑" w:eastAsia="微软雅黑" w:cs="微软雅黑"/>
            <w:b w:val="0"/>
            <w:i w:val="0"/>
            <w:color w:val="1D2733"/>
            <w:sz w:val="25"/>
            <w:lang w:val="en-US" w:eastAsia="zh-CN"/>
          </w:rPr>
          <w:t>成的</w:t>
        </w:r>
      </w:ins>
      <w:ins w:id="240" w:author="勇哥" w:date="2026-07-24T16:54:48Z">
        <w:r>
          <w:rPr>
            <w:rFonts w:hint="eastAsia" w:ascii="微软雅黑" w:hAnsi="微软雅黑" w:eastAsia="微软雅黑" w:cs="微软雅黑"/>
            <w:b w:val="0"/>
            <w:i w:val="0"/>
            <w:color w:val="1D2733"/>
            <w:sz w:val="25"/>
            <w:lang w:val="en-US" w:eastAsia="zh-CN"/>
          </w:rPr>
          <w:t>标</w:t>
        </w:r>
      </w:ins>
      <w:ins w:id="241" w:author="勇哥" w:date="2026-07-24T16:54:49Z">
        <w:r>
          <w:rPr>
            <w:rFonts w:hint="eastAsia" w:ascii="微软雅黑" w:hAnsi="微软雅黑" w:eastAsia="微软雅黑" w:cs="微软雅黑"/>
            <w:b w:val="0"/>
            <w:i w:val="0"/>
            <w:color w:val="1D2733"/>
            <w:sz w:val="25"/>
            <w:lang w:val="en-US" w:eastAsia="zh-CN"/>
          </w:rPr>
          <w:t>签</w:t>
        </w:r>
      </w:ins>
      <w:del w:id="242" w:author="勇哥" w:date="2026-07-24T16:54:41Z">
        <w:r>
          <w:rPr>
            <w:rFonts w:hint="eastAsia" w:ascii="微软雅黑" w:hAnsi="微软雅黑" w:eastAsia="微软雅黑" w:cs="微软雅黑"/>
            <w:b w:val="0"/>
            <w:i w:val="0"/>
            <w:color w:val="1D2733"/>
            <w:sz w:val="25"/>
          </w:rPr>
          <w:delText>。</w:delText>
        </w:r>
      </w:del>
      <w:ins w:id="243" w:author="勇哥" w:date="2026-07-24T16:54:28Z">
        <w:r>
          <w:rPr>
            <w:rFonts w:hint="eastAsia" w:ascii="微软雅黑" w:hAnsi="微软雅黑" w:eastAsia="微软雅黑" w:cs="微软雅黑"/>
            <w:b w:val="0"/>
            <w:i w:val="0"/>
            <w:color w:val="1D2733"/>
            <w:sz w:val="25"/>
            <w:lang w:val="en-US" w:eastAsia="zh-CN"/>
          </w:rPr>
          <w:t>标</w:t>
        </w:r>
      </w:ins>
      <w:ins w:id="244" w:author="勇哥" w:date="2026-07-24T16:54:29Z">
        <w:r>
          <w:rPr>
            <w:rFonts w:hint="eastAsia" w:ascii="微软雅黑" w:hAnsi="微软雅黑" w:eastAsia="微软雅黑" w:cs="微软雅黑"/>
            <w:b w:val="0"/>
            <w:i w:val="0"/>
            <w:color w:val="1D2733"/>
            <w:sz w:val="25"/>
            <w:lang w:val="en-US" w:eastAsia="zh-CN"/>
          </w:rPr>
          <w:t>识</w:t>
        </w:r>
      </w:ins>
      <w:ins w:id="245" w:author="勇哥" w:date="2026-07-24T16:54:30Z">
        <w:r>
          <w:rPr>
            <w:rFonts w:hint="eastAsia" w:ascii="微软雅黑" w:hAnsi="微软雅黑" w:eastAsia="微软雅黑" w:cs="微软雅黑"/>
            <w:b w:val="0"/>
            <w:i w:val="0"/>
            <w:color w:val="1D2733"/>
            <w:sz w:val="25"/>
            <w:lang w:val="en-US" w:eastAsia="zh-CN"/>
          </w:rPr>
          <w:t>为</w:t>
        </w:r>
      </w:ins>
      <w:ins w:id="246" w:author="勇哥" w:date="2026-07-24T16:54:33Z">
        <w:r>
          <w:rPr>
            <w:rFonts w:hint="eastAsia" w:ascii="微软雅黑" w:hAnsi="微软雅黑" w:eastAsia="微软雅黑" w:cs="微软雅黑"/>
            <w:b w:val="0"/>
            <w:i w:val="0"/>
            <w:color w:val="1D2733"/>
            <w:sz w:val="25"/>
            <w:lang w:val="en-US" w:eastAsia="zh-CN"/>
          </w:rPr>
          <w:t>自动</w:t>
        </w:r>
      </w:ins>
      <w:ins w:id="247" w:author="勇哥" w:date="2026-07-24T16:54:34Z">
        <w:r>
          <w:rPr>
            <w:rFonts w:hint="eastAsia" w:ascii="微软雅黑" w:hAnsi="微软雅黑" w:eastAsia="微软雅黑" w:cs="微软雅黑"/>
            <w:b w:val="0"/>
            <w:i w:val="0"/>
            <w:color w:val="1D2733"/>
            <w:sz w:val="25"/>
            <w:lang w:val="en-US" w:eastAsia="zh-CN"/>
          </w:rPr>
          <w:t>标签</w:t>
        </w:r>
      </w:ins>
      <w:ins w:id="248" w:author="勇哥" w:date="2026-07-24T16:54:35Z">
        <w:r>
          <w:rPr>
            <w:rFonts w:hint="eastAsia" w:ascii="微软雅黑" w:hAnsi="微软雅黑" w:eastAsia="微软雅黑" w:cs="微软雅黑"/>
            <w:b w:val="0"/>
            <w:i w:val="0"/>
            <w:color w:val="1D2733"/>
            <w:sz w:val="25"/>
            <w:lang w:val="en-US" w:eastAsia="zh-CN"/>
          </w:rPr>
          <w:t>；</w:t>
        </w:r>
      </w:ins>
      <w:ins w:id="249" w:author="勇哥" w:date="2026-07-24T16:53:29Z">
        <w:r>
          <w:rPr>
            <w:rFonts w:hint="eastAsia" w:ascii="微软雅黑" w:hAnsi="微软雅黑" w:eastAsia="微软雅黑" w:cs="微软雅黑"/>
            <w:b w:val="0"/>
            <w:i w:val="0"/>
            <w:color w:val="1D2733"/>
            <w:sz w:val="25"/>
            <w:lang w:val="en-US" w:eastAsia="zh-CN"/>
          </w:rPr>
          <w:t>支持</w:t>
        </w:r>
      </w:ins>
      <w:ins w:id="250" w:author="勇哥" w:date="2026-07-24T16:53:43Z">
        <w:r>
          <w:rPr>
            <w:rFonts w:hint="eastAsia" w:ascii="微软雅黑" w:hAnsi="微软雅黑" w:eastAsia="微软雅黑" w:cs="微软雅黑"/>
            <w:b w:val="0"/>
            <w:i w:val="0"/>
            <w:color w:val="1D2733"/>
            <w:sz w:val="25"/>
            <w:lang w:val="en-US" w:eastAsia="zh-CN"/>
          </w:rPr>
          <w:t>接</w:t>
        </w:r>
      </w:ins>
      <w:ins w:id="251" w:author="勇哥" w:date="2026-07-24T16:53:44Z">
        <w:r>
          <w:rPr>
            <w:rFonts w:hint="eastAsia" w:ascii="微软雅黑" w:hAnsi="微软雅黑" w:eastAsia="微软雅黑" w:cs="微软雅黑"/>
            <w:b w:val="0"/>
            <w:i w:val="0"/>
            <w:color w:val="1D2733"/>
            <w:sz w:val="25"/>
            <w:lang w:val="en-US" w:eastAsia="zh-CN"/>
          </w:rPr>
          <w:t>受第三</w:t>
        </w:r>
      </w:ins>
      <w:ins w:id="252" w:author="勇哥" w:date="2026-07-24T16:53:45Z">
        <w:r>
          <w:rPr>
            <w:rFonts w:hint="eastAsia" w:ascii="微软雅黑" w:hAnsi="微软雅黑" w:eastAsia="微软雅黑" w:cs="微软雅黑"/>
            <w:b w:val="0"/>
            <w:i w:val="0"/>
            <w:color w:val="1D2733"/>
            <w:sz w:val="25"/>
            <w:lang w:val="en-US" w:eastAsia="zh-CN"/>
          </w:rPr>
          <w:t>方同</w:t>
        </w:r>
      </w:ins>
      <w:ins w:id="253" w:author="勇哥" w:date="2026-07-24T16:53:46Z">
        <w:r>
          <w:rPr>
            <w:rFonts w:hint="eastAsia" w:ascii="微软雅黑" w:hAnsi="微软雅黑" w:eastAsia="微软雅黑" w:cs="微软雅黑"/>
            <w:b w:val="0"/>
            <w:i w:val="0"/>
            <w:color w:val="1D2733"/>
            <w:sz w:val="25"/>
            <w:lang w:val="en-US" w:eastAsia="zh-CN"/>
          </w:rPr>
          <w:t>步的</w:t>
        </w:r>
      </w:ins>
      <w:ins w:id="254" w:author="勇哥" w:date="2026-07-24T16:53:49Z">
        <w:r>
          <w:rPr>
            <w:rFonts w:hint="eastAsia" w:ascii="微软雅黑" w:hAnsi="微软雅黑" w:eastAsia="微软雅黑" w:cs="微软雅黑"/>
            <w:b w:val="0"/>
            <w:i w:val="0"/>
            <w:color w:val="1D2733"/>
            <w:sz w:val="25"/>
            <w:lang w:val="en-US" w:eastAsia="zh-CN"/>
          </w:rPr>
          <w:t>标</w:t>
        </w:r>
      </w:ins>
      <w:ins w:id="255" w:author="勇哥" w:date="2026-07-24T16:53:51Z">
        <w:r>
          <w:rPr>
            <w:rFonts w:hint="eastAsia" w:ascii="微软雅黑" w:hAnsi="微软雅黑" w:eastAsia="微软雅黑" w:cs="微软雅黑"/>
            <w:b w:val="0"/>
            <w:i w:val="0"/>
            <w:color w:val="1D2733"/>
            <w:sz w:val="25"/>
            <w:lang w:val="en-US" w:eastAsia="zh-CN"/>
          </w:rPr>
          <w:t>签</w:t>
        </w:r>
      </w:ins>
      <w:ins w:id="256" w:author="勇哥" w:date="2026-07-24T16:53:52Z">
        <w:r>
          <w:rPr>
            <w:rFonts w:hint="eastAsia" w:ascii="微软雅黑" w:hAnsi="微软雅黑" w:eastAsia="微软雅黑" w:cs="微软雅黑"/>
            <w:b w:val="0"/>
            <w:i w:val="0"/>
            <w:color w:val="1D2733"/>
            <w:sz w:val="25"/>
            <w:lang w:val="en-US" w:eastAsia="zh-CN"/>
          </w:rPr>
          <w:t>标</w:t>
        </w:r>
      </w:ins>
      <w:ins w:id="257" w:author="勇哥" w:date="2026-07-24T16:53:53Z">
        <w:r>
          <w:rPr>
            <w:rFonts w:hint="eastAsia" w:ascii="微软雅黑" w:hAnsi="微软雅黑" w:eastAsia="微软雅黑" w:cs="微软雅黑"/>
            <w:b w:val="0"/>
            <w:i w:val="0"/>
            <w:color w:val="1D2733"/>
            <w:sz w:val="25"/>
            <w:lang w:val="en-US" w:eastAsia="zh-CN"/>
          </w:rPr>
          <w:t>识为</w:t>
        </w:r>
      </w:ins>
      <w:ins w:id="258" w:author="勇哥" w:date="2026-07-24T16:53:56Z">
        <w:r>
          <w:rPr>
            <w:rFonts w:hint="eastAsia" w:ascii="微软雅黑" w:hAnsi="微软雅黑" w:eastAsia="微软雅黑" w:cs="微软雅黑"/>
            <w:b w:val="0"/>
            <w:i w:val="0"/>
            <w:color w:val="1D2733"/>
            <w:sz w:val="25"/>
            <w:lang w:val="en-US" w:eastAsia="zh-CN"/>
          </w:rPr>
          <w:t>同步</w:t>
        </w:r>
      </w:ins>
      <w:ins w:id="259" w:author="勇哥" w:date="2026-07-24T16:53:57Z">
        <w:r>
          <w:rPr>
            <w:rFonts w:hint="eastAsia" w:ascii="微软雅黑" w:hAnsi="微软雅黑" w:eastAsia="微软雅黑" w:cs="微软雅黑"/>
            <w:b w:val="0"/>
            <w:i w:val="0"/>
            <w:color w:val="1D2733"/>
            <w:sz w:val="25"/>
            <w:lang w:val="en-US" w:eastAsia="zh-CN"/>
          </w:rPr>
          <w:t>标</w:t>
        </w:r>
      </w:ins>
      <w:ins w:id="260" w:author="勇哥" w:date="2026-07-24T16:53:58Z">
        <w:r>
          <w:rPr>
            <w:rFonts w:hint="eastAsia" w:ascii="微软雅黑" w:hAnsi="微软雅黑" w:eastAsia="微软雅黑" w:cs="微软雅黑"/>
            <w:b w:val="0"/>
            <w:i w:val="0"/>
            <w:color w:val="1D2733"/>
            <w:sz w:val="25"/>
            <w:lang w:val="en-US" w:eastAsia="zh-CN"/>
          </w:rPr>
          <w:t>签</w:t>
        </w:r>
      </w:ins>
      <w:ins w:id="261" w:author="勇哥" w:date="2026-07-24T16:53:59Z">
        <w:r>
          <w:rPr>
            <w:rFonts w:hint="eastAsia" w:ascii="微软雅黑" w:hAnsi="微软雅黑" w:eastAsia="微软雅黑" w:cs="微软雅黑"/>
            <w:b w:val="0"/>
            <w:i w:val="0"/>
            <w:color w:val="1D2733"/>
            <w:sz w:val="25"/>
            <w:lang w:val="en-US" w:eastAsia="zh-CN"/>
          </w:rPr>
          <w:t>；</w:t>
        </w:r>
      </w:ins>
      <w:ins w:id="262" w:author="勇哥" w:date="2026-07-24T16:54:00Z">
        <w:r>
          <w:rPr>
            <w:rFonts w:hint="eastAsia" w:ascii="微软雅黑" w:hAnsi="微软雅黑" w:eastAsia="微软雅黑" w:cs="微软雅黑"/>
            <w:b w:val="0"/>
            <w:i w:val="0"/>
            <w:color w:val="1D2733"/>
            <w:sz w:val="25"/>
            <w:lang w:val="en-US" w:eastAsia="zh-CN"/>
          </w:rPr>
          <w:t>支持</w:t>
        </w:r>
      </w:ins>
      <w:ins w:id="263" w:author="勇哥" w:date="2026-07-24T16:54:05Z">
        <w:r>
          <w:rPr>
            <w:rFonts w:hint="eastAsia" w:ascii="微软雅黑" w:hAnsi="微软雅黑" w:eastAsia="微软雅黑" w:cs="微软雅黑"/>
            <w:b w:val="0"/>
            <w:i w:val="0"/>
            <w:color w:val="1D2733"/>
            <w:sz w:val="25"/>
            <w:lang w:val="en-US" w:eastAsia="zh-CN"/>
          </w:rPr>
          <w:t>手动</w:t>
        </w:r>
      </w:ins>
      <w:ins w:id="264" w:author="勇哥" w:date="2026-07-24T16:54:09Z">
        <w:r>
          <w:rPr>
            <w:rFonts w:hint="eastAsia" w:ascii="微软雅黑" w:hAnsi="微软雅黑" w:eastAsia="微软雅黑" w:cs="微软雅黑"/>
            <w:b w:val="0"/>
            <w:i w:val="0"/>
            <w:color w:val="1D2733"/>
            <w:sz w:val="25"/>
            <w:lang w:val="en-US" w:eastAsia="zh-CN"/>
          </w:rPr>
          <w:t>导</w:t>
        </w:r>
      </w:ins>
      <w:ins w:id="265" w:author="勇哥" w:date="2026-07-24T16:54:10Z">
        <w:r>
          <w:rPr>
            <w:rFonts w:hint="eastAsia" w:ascii="微软雅黑" w:hAnsi="微软雅黑" w:eastAsia="微软雅黑" w:cs="微软雅黑"/>
            <w:b w:val="0"/>
            <w:i w:val="0"/>
            <w:color w:val="1D2733"/>
            <w:sz w:val="25"/>
            <w:lang w:val="en-US" w:eastAsia="zh-CN"/>
          </w:rPr>
          <w:t>入标</w:t>
        </w:r>
      </w:ins>
      <w:ins w:id="266" w:author="勇哥" w:date="2026-07-24T16:54:12Z">
        <w:r>
          <w:rPr>
            <w:rFonts w:hint="eastAsia" w:ascii="微软雅黑" w:hAnsi="微软雅黑" w:eastAsia="微软雅黑" w:cs="微软雅黑"/>
            <w:b w:val="0"/>
            <w:i w:val="0"/>
            <w:color w:val="1D2733"/>
            <w:sz w:val="25"/>
            <w:lang w:val="en-US" w:eastAsia="zh-CN"/>
          </w:rPr>
          <w:t>签标</w:t>
        </w:r>
      </w:ins>
      <w:ins w:id="267" w:author="勇哥" w:date="2026-07-24T16:54:13Z">
        <w:r>
          <w:rPr>
            <w:rFonts w:hint="eastAsia" w:ascii="微软雅黑" w:hAnsi="微软雅黑" w:eastAsia="微软雅黑" w:cs="微软雅黑"/>
            <w:b w:val="0"/>
            <w:i w:val="0"/>
            <w:color w:val="1D2733"/>
            <w:sz w:val="25"/>
            <w:lang w:val="en-US" w:eastAsia="zh-CN"/>
          </w:rPr>
          <w:t>识为</w:t>
        </w:r>
      </w:ins>
      <w:ins w:id="268" w:author="勇哥" w:date="2026-07-24T16:54:15Z">
        <w:r>
          <w:rPr>
            <w:rFonts w:hint="eastAsia" w:ascii="微软雅黑" w:hAnsi="微软雅黑" w:eastAsia="微软雅黑" w:cs="微软雅黑"/>
            <w:b w:val="0"/>
            <w:i w:val="0"/>
            <w:color w:val="1D2733"/>
            <w:sz w:val="25"/>
            <w:lang w:val="en-US" w:eastAsia="zh-CN"/>
          </w:rPr>
          <w:t>手</w:t>
        </w:r>
      </w:ins>
      <w:ins w:id="269" w:author="勇哥" w:date="2026-07-24T16:54:16Z">
        <w:r>
          <w:rPr>
            <w:rFonts w:hint="eastAsia" w:ascii="微软雅黑" w:hAnsi="微软雅黑" w:eastAsia="微软雅黑" w:cs="微软雅黑"/>
            <w:b w:val="0"/>
            <w:i w:val="0"/>
            <w:color w:val="1D2733"/>
            <w:sz w:val="25"/>
            <w:lang w:val="en-US" w:eastAsia="zh-CN"/>
          </w:rPr>
          <w:t>动标</w:t>
        </w:r>
      </w:ins>
      <w:ins w:id="270" w:author="勇哥" w:date="2026-07-24T16:54:22Z">
        <w:r>
          <w:rPr>
            <w:rFonts w:hint="eastAsia" w:ascii="微软雅黑" w:hAnsi="微软雅黑" w:eastAsia="微软雅黑" w:cs="微软雅黑"/>
            <w:b w:val="0"/>
            <w:i w:val="0"/>
            <w:color w:val="1D2733"/>
            <w:sz w:val="25"/>
            <w:lang w:val="en-US" w:eastAsia="zh-CN"/>
          </w:rPr>
          <w:t>签</w:t>
        </w:r>
      </w:ins>
      <w:ins w:id="271" w:author="勇哥" w:date="2026-07-24T16:54:56Z">
        <w:r>
          <w:rPr>
            <w:rFonts w:hint="eastAsia" w:ascii="微软雅黑" w:hAnsi="微软雅黑" w:eastAsia="微软雅黑" w:cs="微软雅黑"/>
            <w:b w:val="0"/>
            <w:i w:val="0"/>
            <w:color w:val="1D2733"/>
            <w:sz w:val="25"/>
            <w:lang w:val="en-US" w:eastAsia="zh-CN"/>
          </w:rPr>
          <w:t>。</w:t>
        </w:r>
      </w:ins>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标签详情展示标签名称、标签分类、覆盖客户数、规则说明、数据来源和执行记录</w:t>
      </w:r>
      <w:del w:id="272" w:author="勇哥" w:date="2026-07-24T16:52:10Z">
        <w:r>
          <w:rPr>
            <w:rFonts w:hint="eastAsia" w:ascii="微软雅黑" w:hAnsi="微软雅黑" w:eastAsia="微软雅黑" w:cs="微软雅黑"/>
            <w:b w:val="0"/>
            <w:i w:val="0"/>
            <w:color w:val="1D2733"/>
            <w:sz w:val="25"/>
          </w:rPr>
          <w:delText>。覆盖客户数可点击查看标签客户明细，明细包含微信昵称、用户名、会员ID、手机号、会员等级、所属项目、标签命中时间和标签来源</w:delText>
        </w:r>
      </w:del>
      <w:r>
        <w:rPr>
          <w:rFonts w:hint="eastAsia" w:ascii="微软雅黑" w:hAnsi="微软雅黑" w:eastAsia="微软雅黑" w:cs="微软雅黑"/>
          <w:b w:val="0"/>
          <w:i w:val="0"/>
          <w:color w:val="1D2733"/>
          <w:sz w:val="25"/>
        </w:rPr>
        <w:t>。标签启用、停用或手动更新需记录操作原因和执行日志。</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3.5.2.2.4.4. 标签使用报表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支持按统计周期和标签分类查询标签使用情况，列表展示标签名称、标签分类、关联客户数、使用频次、使用场景和最近使用时间。使用场景包括客户画像、客户分群、第三方系统调用等。</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关联客户数支持查看客户详情，展示微信昵称、用户名、会员ID、手机号、会员等级、所属项目、命中时间和标签来源；使用频次支持查看调用系统、使用时间、使用对象、使用次数和操作人，用于评估标签价值、识别高频标签和优化标签体系。</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3.5.2.2.4.5. 人群管理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支持按人群名称、创建时间查询人群列表。人群创建可通过标签分类、标签名称、判断关系、阈值和与上一行关系配置目标人群，支持新增规则块和条件行，以且/或关系组合客户范围。</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上传客户名单（Excel格式）导入人群，名单匹配字段包括会员ID、手机号、OneID；支持交集、并集、差集运算生成新人群。人群预估用于在保存前计算预计覆盖人数，便于营销活动、权益推荐或客户服务提前判断人群规模。</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人群画像分析按更新频率执行输出命中标签、覆盖客户</w:t>
      </w:r>
      <w:r>
        <w:rPr>
          <w:rFonts w:hint="eastAsia" w:ascii="微软雅黑" w:hAnsi="微软雅黑" w:eastAsia="微软雅黑" w:cs="微软雅黑"/>
          <w:b w:val="0"/>
          <w:i w:val="0"/>
          <w:color w:val="1D2733"/>
          <w:sz w:val="25"/>
          <w:lang w:val="en-US" w:eastAsia="zh-CN"/>
        </w:rPr>
        <w:t>数</w:t>
      </w:r>
      <w:r>
        <w:rPr>
          <w:rFonts w:hint="eastAsia" w:ascii="微软雅黑" w:hAnsi="微软雅黑" w:eastAsia="微软雅黑" w:cs="微软雅黑"/>
          <w:b w:val="0"/>
          <w:i w:val="0"/>
          <w:color w:val="1D2733"/>
          <w:sz w:val="25"/>
        </w:rPr>
        <w:t>。</w:t>
      </w:r>
    </w:p>
    <w:p>
      <w:pPr>
        <w:pStyle w:val="8"/>
        <w:spacing w:before="160" w:after="60" w:line="293" w:lineRule="auto"/>
        <w:rPr>
          <w:del w:id="273" w:author="勇哥" w:date="2026-07-24T16:58:01Z"/>
          <w:rFonts w:hint="eastAsia" w:ascii="微软雅黑" w:hAnsi="微软雅黑" w:eastAsia="微软雅黑" w:cs="微软雅黑"/>
        </w:rPr>
      </w:pPr>
      <w:del w:id="274" w:author="勇哥" w:date="2026-07-24T16:58:01Z">
        <w:r>
          <w:rPr>
            <w:rFonts w:hint="eastAsia" w:ascii="微软雅黑" w:hAnsi="微软雅黑" w:eastAsia="微软雅黑" w:cs="微软雅黑"/>
            <w:b/>
            <w:i w:val="0"/>
            <w:sz w:val="25"/>
          </w:rPr>
          <w:delText>3.5.2.2.4.6. 客户画像构建</w:delText>
        </w:r>
      </w:del>
    </w:p>
    <w:p>
      <w:pPr>
        <w:spacing w:after="160" w:line="293" w:lineRule="auto"/>
        <w:ind w:firstLine="420"/>
        <w:rPr>
          <w:del w:id="275" w:author="勇哥" w:date="2026-07-24T16:57:52Z"/>
          <w:rFonts w:hint="eastAsia" w:ascii="微软雅黑" w:hAnsi="微软雅黑" w:eastAsia="微软雅黑" w:cs="微软雅黑"/>
        </w:rPr>
      </w:pPr>
      <w:del w:id="276" w:author="勇哥" w:date="2026-07-24T16:57:52Z">
        <w:r>
          <w:rPr>
            <w:rFonts w:hint="eastAsia" w:ascii="微软雅黑" w:hAnsi="微软雅黑" w:eastAsia="微软雅黑" w:cs="微软雅黑"/>
            <w:b w:val="0"/>
            <w:i w:val="0"/>
            <w:color w:val="1D2733"/>
            <w:sz w:val="25"/>
          </w:rPr>
          <w:delText>支持客户画像构建，根据用户基本属性标签、行为标签、</w:delText>
        </w:r>
      </w:del>
      <w:del w:id="277" w:author="勇哥" w:date="2026-07-24T16:57:52Z">
        <w:r>
          <w:rPr>
            <w:rFonts w:hint="eastAsia" w:ascii="微软雅黑" w:hAnsi="微软雅黑" w:eastAsia="微软雅黑" w:cs="微软雅黑"/>
            <w:b w:val="0"/>
            <w:i w:val="0"/>
            <w:color w:val="1D2733"/>
            <w:sz w:val="25"/>
            <w:lang w:val="en-US" w:eastAsia="zh-CN"/>
          </w:rPr>
          <w:delText>偏好</w:delText>
        </w:r>
      </w:del>
      <w:del w:id="278" w:author="勇哥" w:date="2026-07-24T16:57:52Z">
        <w:r>
          <w:rPr>
            <w:rFonts w:hint="eastAsia" w:ascii="微软雅黑" w:hAnsi="微软雅黑" w:eastAsia="微软雅黑" w:cs="微软雅黑"/>
            <w:b w:val="0"/>
            <w:i w:val="0"/>
            <w:color w:val="1D2733"/>
            <w:sz w:val="25"/>
          </w:rPr>
          <w:delText>标签构成画像规则；通过标签</w:delText>
        </w:r>
      </w:del>
      <w:del w:id="279" w:author="勇哥" w:date="2026-07-24T16:57:52Z">
        <w:r>
          <w:rPr>
            <w:rFonts w:hint="eastAsia" w:ascii="微软雅黑" w:hAnsi="微软雅黑" w:eastAsia="微软雅黑" w:cs="微软雅黑"/>
            <w:b w:val="0"/>
            <w:i w:val="0"/>
            <w:color w:val="1D2733"/>
            <w:sz w:val="25"/>
            <w:lang w:val="en-US" w:eastAsia="zh-CN"/>
          </w:rPr>
          <w:delText>构建</w:delText>
        </w:r>
      </w:del>
      <w:del w:id="280" w:author="勇哥" w:date="2026-07-24T16:57:52Z">
        <w:r>
          <w:rPr>
            <w:rFonts w:hint="eastAsia" w:ascii="微软雅黑" w:hAnsi="微软雅黑" w:eastAsia="微软雅黑" w:cs="微软雅黑"/>
            <w:b w:val="0"/>
            <w:i w:val="0"/>
            <w:color w:val="1D2733"/>
            <w:sz w:val="25"/>
          </w:rPr>
          <w:delText>客户核心特征：身份信息（如“项目住户”“企业客户”“政府关联客户”）、会员信息（等级、成长值）、行为特征（如“近1个月咨询2次”“近3个月消费1次”）。系统可按周期更新，执行结果供客户分群、权益推荐、营销活动和第三方系统调用。</w:delText>
        </w:r>
      </w:del>
    </w:p>
    <w:p>
      <w:pPr>
        <w:pStyle w:val="8"/>
        <w:spacing w:before="160" w:after="60" w:line="293" w:lineRule="auto"/>
        <w:rPr>
          <w:ins w:id="281" w:author="勇哥" w:date="2026-07-24T16:57:46Z"/>
          <w:rFonts w:hint="eastAsia" w:ascii="微软雅黑" w:hAnsi="微软雅黑" w:eastAsia="微软雅黑" w:cs="微软雅黑"/>
          <w:b/>
          <w:i w:val="0"/>
          <w:sz w:val="25"/>
        </w:rPr>
      </w:pPr>
      <w:r>
        <w:rPr>
          <w:rFonts w:hint="eastAsia" w:ascii="微软雅黑" w:hAnsi="微软雅黑" w:eastAsia="微软雅黑" w:cs="微软雅黑"/>
          <w:b/>
          <w:i w:val="0"/>
          <w:sz w:val="25"/>
        </w:rPr>
        <w:t>3.5.2.2.4.</w:t>
      </w:r>
      <w:del w:id="282" w:author="勇哥" w:date="2026-07-24T16:58:07Z">
        <w:r>
          <w:rPr>
            <w:rFonts w:hint="default" w:ascii="微软雅黑" w:hAnsi="微软雅黑" w:eastAsia="微软雅黑" w:cs="微软雅黑"/>
            <w:b/>
            <w:i w:val="0"/>
            <w:sz w:val="25"/>
            <w:lang w:val="en-US"/>
          </w:rPr>
          <w:delText>7</w:delText>
        </w:r>
      </w:del>
      <w:ins w:id="283" w:author="勇哥" w:date="2026-07-24T16:58:07Z">
        <w:r>
          <w:rPr>
            <w:rFonts w:hint="eastAsia" w:ascii="微软雅黑" w:hAnsi="微软雅黑" w:eastAsia="微软雅黑" w:cs="微软雅黑"/>
            <w:b/>
            <w:i w:val="0"/>
            <w:sz w:val="25"/>
            <w:lang w:val="en-US" w:eastAsia="zh-CN"/>
          </w:rPr>
          <w:t>6</w:t>
        </w:r>
      </w:ins>
      <w:r>
        <w:rPr>
          <w:rFonts w:hint="eastAsia" w:ascii="微软雅黑" w:hAnsi="微软雅黑" w:eastAsia="微软雅黑" w:cs="微软雅黑"/>
          <w:b/>
          <w:i w:val="0"/>
          <w:sz w:val="25"/>
        </w:rPr>
        <w:t>. 客户画像</w:t>
      </w:r>
    </w:p>
    <w:p>
      <w:pPr>
        <w:spacing w:after="160" w:line="293" w:lineRule="auto"/>
        <w:ind w:firstLine="420"/>
        <w:rPr>
          <w:ins w:id="284" w:author="勇哥" w:date="2026-07-24T16:57:54Z"/>
          <w:rFonts w:hint="eastAsia" w:ascii="微软雅黑" w:hAnsi="微软雅黑" w:eastAsia="微软雅黑" w:cs="微软雅黑"/>
        </w:rPr>
      </w:pPr>
      <w:ins w:id="285" w:author="勇哥" w:date="2026-07-24T16:57:54Z">
        <w:r>
          <w:rPr>
            <w:rFonts w:hint="eastAsia" w:ascii="微软雅黑" w:hAnsi="微软雅黑" w:eastAsia="微软雅黑" w:cs="微软雅黑"/>
            <w:b w:val="0"/>
            <w:i w:val="0"/>
            <w:color w:val="1D2733"/>
            <w:sz w:val="25"/>
          </w:rPr>
          <w:t>支持客户画像构建，根据用户基本属性标签、行为标签、</w:t>
        </w:r>
      </w:ins>
      <w:ins w:id="286" w:author="勇哥" w:date="2026-07-24T16:57:54Z">
        <w:r>
          <w:rPr>
            <w:rFonts w:hint="eastAsia" w:ascii="微软雅黑" w:hAnsi="微软雅黑" w:eastAsia="微软雅黑" w:cs="微软雅黑"/>
            <w:b w:val="0"/>
            <w:i w:val="0"/>
            <w:color w:val="1D2733"/>
            <w:sz w:val="25"/>
            <w:lang w:val="en-US" w:eastAsia="zh-CN"/>
          </w:rPr>
          <w:t>偏好</w:t>
        </w:r>
      </w:ins>
      <w:ins w:id="287" w:author="勇哥" w:date="2026-07-24T16:57:54Z">
        <w:r>
          <w:rPr>
            <w:rFonts w:hint="eastAsia" w:ascii="微软雅黑" w:hAnsi="微软雅黑" w:eastAsia="微软雅黑" w:cs="微软雅黑"/>
            <w:b w:val="0"/>
            <w:i w:val="0"/>
            <w:color w:val="1D2733"/>
            <w:sz w:val="25"/>
          </w:rPr>
          <w:t>标签构成画像规则；通过标签</w:t>
        </w:r>
      </w:ins>
      <w:ins w:id="288" w:author="勇哥" w:date="2026-07-24T16:57:54Z">
        <w:r>
          <w:rPr>
            <w:rFonts w:hint="eastAsia" w:ascii="微软雅黑" w:hAnsi="微软雅黑" w:eastAsia="微软雅黑" w:cs="微软雅黑"/>
            <w:b w:val="0"/>
            <w:i w:val="0"/>
            <w:color w:val="1D2733"/>
            <w:sz w:val="25"/>
            <w:lang w:val="en-US" w:eastAsia="zh-CN"/>
          </w:rPr>
          <w:t>构建</w:t>
        </w:r>
      </w:ins>
      <w:ins w:id="289" w:author="勇哥" w:date="2026-07-24T16:57:54Z">
        <w:r>
          <w:rPr>
            <w:rFonts w:hint="eastAsia" w:ascii="微软雅黑" w:hAnsi="微软雅黑" w:eastAsia="微软雅黑" w:cs="微软雅黑"/>
            <w:b w:val="0"/>
            <w:i w:val="0"/>
            <w:color w:val="1D2733"/>
            <w:sz w:val="25"/>
          </w:rPr>
          <w:t>客户核心特征：身份信息（如“项目住户”“企业客户”“政府关联客户”）、会员信息（等级、成长值）、行为特征（如“近1个月咨询2次”“近3个月消费1次”）。系统可按周期更新，执行结果供客户分群、权益推荐、营销活动和第三方系统调用。</w:t>
        </w:r>
      </w:ins>
    </w:p>
    <w:p>
      <w:pPr>
        <w:rPr>
          <w:del w:id="290" w:author="勇哥" w:date="2026-07-24T16:57:57Z"/>
          <w:rFonts w:hint="eastAsia" w:ascii="微软雅黑" w:hAnsi="微软雅黑" w:eastAsia="微软雅黑" w:cs="微软雅黑"/>
          <w:b/>
          <w:i w:val="0"/>
          <w:sz w:val="25"/>
        </w:rPr>
      </w:pP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客户画像用于按客户关键词、身份认证状态</w:t>
      </w:r>
      <w:ins w:id="291" w:author="勇哥" w:date="2026-07-24T16:59:23Z">
        <w:r>
          <w:rPr>
            <w:rFonts w:hint="eastAsia" w:ascii="微软雅黑" w:hAnsi="微软雅黑" w:eastAsia="微软雅黑" w:cs="微软雅黑"/>
            <w:b w:val="0"/>
            <w:i w:val="0"/>
            <w:color w:val="1D2733"/>
            <w:sz w:val="25"/>
            <w:lang w:eastAsia="zh-CN"/>
          </w:rPr>
          <w:t>、</w:t>
        </w:r>
      </w:ins>
      <w:del w:id="292" w:author="勇哥" w:date="2026-07-24T16:59:22Z">
        <w:r>
          <w:rPr>
            <w:rFonts w:hint="eastAsia" w:ascii="微软雅黑" w:hAnsi="微软雅黑" w:eastAsia="微软雅黑" w:cs="微软雅黑"/>
            <w:b w:val="0"/>
            <w:i w:val="0"/>
            <w:color w:val="1D2733"/>
            <w:sz w:val="25"/>
          </w:rPr>
          <w:delText>、来源渠道和</w:delText>
        </w:r>
      </w:del>
      <w:r>
        <w:rPr>
          <w:rFonts w:hint="eastAsia" w:ascii="微软雅黑" w:hAnsi="微软雅黑" w:eastAsia="微软雅黑" w:cs="微软雅黑"/>
          <w:b w:val="0"/>
          <w:i w:val="0"/>
          <w:color w:val="1D2733"/>
          <w:sz w:val="25"/>
        </w:rPr>
        <w:t>客户类型查询客户列表。客户关键词支持姓名、手机号、OneID、会员ID；列表展示</w:t>
      </w:r>
      <w:del w:id="293" w:author="勇哥" w:date="2026-07-24T16:59:45Z">
        <w:r>
          <w:rPr>
            <w:rFonts w:hint="eastAsia" w:ascii="微软雅黑" w:hAnsi="微软雅黑" w:eastAsia="微软雅黑" w:cs="微软雅黑"/>
            <w:b w:val="0"/>
            <w:i w:val="0"/>
            <w:color w:val="1D2733"/>
            <w:sz w:val="25"/>
          </w:rPr>
          <w:delText>积分账户、</w:delText>
        </w:r>
      </w:del>
      <w:r>
        <w:rPr>
          <w:rFonts w:hint="eastAsia" w:ascii="微软雅黑" w:hAnsi="微软雅黑" w:eastAsia="微软雅黑" w:cs="微软雅黑"/>
          <w:b w:val="0"/>
          <w:i w:val="0"/>
          <w:color w:val="1D2733"/>
          <w:sz w:val="25"/>
        </w:rPr>
        <w:t>会员名称、会员ID、唯一标识OneID、认证状态、会员等级、核心标签和操作入口。核心标签包括项目住户、高价值、企业客户、服务偏好、政府关联客户、风险关注等。</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客户画像详情以OneID为主线展示客户基础画像，包括姓名、手机号、认证状态、唯一标识OneID、客户身份、会员等级、成长值、来源渠道、身份信息、关联项目、积分余额、优惠券次数和近期行为。近期行为</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如：</w:t>
      </w:r>
      <w:r>
        <w:rPr>
          <w:rFonts w:hint="eastAsia" w:ascii="微软雅黑" w:hAnsi="微软雅黑" w:eastAsia="微软雅黑" w:cs="微软雅黑"/>
          <w:b w:val="0"/>
          <w:i w:val="0"/>
          <w:color w:val="1D2733"/>
          <w:sz w:val="25"/>
        </w:rPr>
        <w:t>覆盖近1个月咨询、近3个月权益兑换、近30天权益领取等。</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可视化展示标签占比、近1个月行为活跃趋势、核心标签和画像详情分析。可生成客户基础画像报告，报告包含生成时间、可查看系统、核心特征、数据来源、命中标签说明，用于客服服务、客户运营和外部系统共享。</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w:t>
      </w:r>
      <w:del w:id="294" w:author="勇哥" w:date="2026-07-24T16:58:13Z">
        <w:r>
          <w:rPr>
            <w:rFonts w:hint="default" w:ascii="微软雅黑" w:hAnsi="微软雅黑" w:eastAsia="微软雅黑" w:cs="微软雅黑"/>
            <w:b/>
            <w:i w:val="0"/>
            <w:sz w:val="25"/>
            <w:lang w:val="en-US"/>
          </w:rPr>
          <w:delText>8</w:delText>
        </w:r>
      </w:del>
      <w:ins w:id="295" w:author="勇哥" w:date="2026-07-24T16:58:13Z">
        <w:r>
          <w:rPr>
            <w:rFonts w:hint="eastAsia" w:ascii="微软雅黑" w:hAnsi="微软雅黑" w:eastAsia="微软雅黑" w:cs="微软雅黑"/>
            <w:b/>
            <w:i w:val="0"/>
            <w:sz w:val="25"/>
            <w:lang w:val="en-US" w:eastAsia="zh-CN"/>
          </w:rPr>
          <w:t>7</w:t>
        </w:r>
      </w:ins>
      <w:r>
        <w:rPr>
          <w:rFonts w:hint="eastAsia" w:ascii="微软雅黑" w:hAnsi="微软雅黑" w:eastAsia="微软雅黑" w:cs="微软雅黑"/>
          <w:b/>
          <w:i w:val="0"/>
          <w:sz w:val="25"/>
        </w:rPr>
        <w:t>. 数据API管理</w:t>
      </w:r>
    </w:p>
    <w:p>
      <w:pPr>
        <w:keepNext w:val="0"/>
        <w:keepLines w:val="0"/>
        <w:widowControl/>
        <w:suppressLineNumbers w:val="0"/>
        <w:ind w:firstLine="420"/>
        <w:jc w:val="left"/>
        <w:rPr>
          <w:ins w:id="297" w:author="勇哥" w:date="2026-07-24T17:02:13Z"/>
          <w:rFonts w:hint="eastAsia" w:ascii="微软雅黑" w:hAnsi="微软雅黑" w:eastAsia="微软雅黑" w:cs="微软雅黑"/>
          <w:color w:val="1D2733"/>
          <w:rPrChange w:id="298" w:author="勇哥" w:date="2026-07-24T17:03:21Z">
            <w:rPr>
              <w:ins w:id="299" w:author="勇哥" w:date="2026-07-24T17:02:13Z"/>
            </w:rPr>
          </w:rPrChange>
        </w:rPr>
        <w:pPrChange w:id="296" w:author="勇哥" w:date="2026-07-24T17:03:21Z">
          <w:pPr>
            <w:keepNext w:val="0"/>
            <w:keepLines w:val="0"/>
            <w:widowControl/>
            <w:suppressLineNumbers w:val="0"/>
            <w:jc w:val="left"/>
          </w:pPr>
        </w:pPrChange>
      </w:pPr>
      <w:ins w:id="300" w:author="勇哥" w:date="2026-07-24T17:02:13Z">
        <w:r>
          <w:rPr>
            <w:rFonts w:hint="eastAsia" w:ascii="微软雅黑" w:hAnsi="微软雅黑" w:eastAsia="微软雅黑" w:cs="微软雅黑"/>
            <w:color w:val="1D2733"/>
            <w:kern w:val="0"/>
            <w:sz w:val="25"/>
            <w:szCs w:val="22"/>
            <w:lang w:val="en-US" w:eastAsia="zh-CN" w:bidi="ar"/>
            <w:rPrChange w:id="301" w:author="勇哥" w:date="2026-07-24T17:03:21Z">
              <w:rPr>
                <w:rFonts w:ascii="宋体" w:hAnsi="宋体" w:eastAsia="宋体" w:cs="宋体"/>
                <w:kern w:val="0"/>
                <w:sz w:val="24"/>
                <w:szCs w:val="24"/>
                <w:lang w:val="en-US" w:eastAsia="zh-CN" w:bidi="ar"/>
              </w:rPr>
            </w:rPrChange>
          </w:rPr>
          <w:t>数据API管理用于统计和分析各数据API的调用情况，包括访问趋势、调用成功率、客户端排行、API访问排行、平均访问时长及客户端IP排行</w:t>
        </w:r>
      </w:ins>
      <w:ins w:id="302" w:author="勇哥" w:date="2026-07-24T17:02:23Z">
        <w:r>
          <w:rPr>
            <w:rFonts w:hint="eastAsia" w:ascii="微软雅黑" w:hAnsi="微软雅黑" w:eastAsia="微软雅黑" w:cs="微软雅黑"/>
            <w:color w:val="1D2733"/>
            <w:kern w:val="0"/>
            <w:sz w:val="25"/>
            <w:szCs w:val="22"/>
            <w:lang w:val="en-US" w:eastAsia="zh-CN" w:bidi="ar"/>
          </w:rPr>
          <w:t>。</w:t>
        </w:r>
      </w:ins>
    </w:p>
    <w:p>
      <w:pPr>
        <w:spacing w:after="160" w:line="293" w:lineRule="auto"/>
        <w:ind w:firstLine="420"/>
        <w:rPr>
          <w:del w:id="303" w:author="勇哥" w:date="2026-07-24T17:02:13Z"/>
          <w:rFonts w:hint="eastAsia" w:ascii="微软雅黑" w:hAnsi="微软雅黑" w:eastAsia="微软雅黑" w:cs="微软雅黑"/>
          <w:color w:val="1D2733"/>
          <w:rPrChange w:id="304" w:author="勇哥" w:date="2026-07-24T17:03:21Z">
            <w:rPr>
              <w:del w:id="305" w:author="勇哥" w:date="2026-07-24T17:02:13Z"/>
              <w:rFonts w:hint="eastAsia" w:ascii="微软雅黑" w:hAnsi="微软雅黑" w:eastAsia="微软雅黑" w:cs="微软雅黑"/>
            </w:rPr>
          </w:rPrChange>
        </w:rPr>
      </w:pPr>
      <w:del w:id="306" w:author="勇哥" w:date="2026-07-24T17:02:13Z">
        <w:r>
          <w:rPr>
            <w:rFonts w:hint="eastAsia" w:ascii="微软雅黑" w:hAnsi="微软雅黑" w:eastAsia="微软雅黑" w:cs="微软雅黑"/>
            <w:b w:val="0"/>
            <w:i w:val="0"/>
            <w:color w:val="1D2733"/>
            <w:sz w:val="25"/>
          </w:rPr>
          <w:delText>支持按API名称、接入系统、API状态、调用时间查询画像标签API。API列表展示API名称、开放字段、调用系统、今日调用、累计调用、成功率、状态和操作。典型API包括客户基础画像查询、画像标签批量查询、高价值客户标签查询、精准营销人群同步。</w:delText>
        </w:r>
      </w:del>
    </w:p>
    <w:p>
      <w:pPr>
        <w:spacing w:after="160" w:line="293" w:lineRule="auto"/>
        <w:ind w:firstLine="420"/>
        <w:rPr>
          <w:del w:id="307" w:author="勇哥" w:date="2026-07-24T17:03:11Z"/>
          <w:rFonts w:hint="eastAsia" w:ascii="微软雅黑" w:hAnsi="微软雅黑" w:eastAsia="微软雅黑" w:cs="微软雅黑"/>
          <w:color w:val="1D2733"/>
          <w:rPrChange w:id="308" w:author="勇哥" w:date="2026-07-24T17:03:21Z">
            <w:rPr>
              <w:del w:id="309" w:author="勇哥" w:date="2026-07-24T17:03:11Z"/>
              <w:rFonts w:hint="eastAsia" w:ascii="微软雅黑" w:hAnsi="微软雅黑" w:eastAsia="微软雅黑" w:cs="微软雅黑"/>
            </w:rPr>
          </w:rPrChange>
        </w:rPr>
      </w:pPr>
      <w:del w:id="310" w:author="勇哥" w:date="2026-07-24T17:02:13Z">
        <w:r>
          <w:rPr>
            <w:rFonts w:hint="eastAsia" w:ascii="微软雅黑" w:hAnsi="微软雅黑" w:eastAsia="微软雅黑" w:cs="微软雅黑"/>
            <w:b w:val="0"/>
            <w:i w:val="0"/>
            <w:color w:val="1D2733"/>
            <w:sz w:val="25"/>
          </w:rPr>
          <w:delText>新增/编辑API时维护API名称、API路径、调用系统、调用限额、开放字段和状态。开放字段可包含OneID、姓名、手机号、身份信息、基本属性标签、行为标签、偏好标签、营销响应标签和高价值客户标签</w:delText>
        </w:r>
      </w:del>
      <w:del w:id="311" w:author="勇哥" w:date="2026-07-24T17:03:14Z">
        <w:r>
          <w:rPr>
            <w:rFonts w:hint="eastAsia" w:ascii="微软雅黑" w:hAnsi="微软雅黑" w:eastAsia="微软雅黑" w:cs="微软雅黑"/>
            <w:b w:val="0"/>
            <w:i w:val="0"/>
            <w:color w:val="1D2733"/>
            <w:sz w:val="25"/>
          </w:rPr>
          <w:delText>。</w:delText>
        </w:r>
      </w:del>
    </w:p>
    <w:p>
      <w:pPr>
        <w:keepNext w:val="0"/>
        <w:keepLines w:val="0"/>
        <w:widowControl/>
        <w:suppressLineNumbers w:val="0"/>
        <w:ind w:firstLine="420"/>
        <w:jc w:val="left"/>
        <w:rPr>
          <w:ins w:id="313" w:author="勇哥" w:date="2026-07-24T17:03:07Z"/>
          <w:rFonts w:hint="eastAsia" w:ascii="微软雅黑" w:hAnsi="微软雅黑" w:eastAsia="微软雅黑" w:cs="微软雅黑"/>
          <w:color w:val="1D2733"/>
          <w:rPrChange w:id="314" w:author="勇哥" w:date="2026-07-24T17:03:21Z">
            <w:rPr>
              <w:ins w:id="315" w:author="勇哥" w:date="2026-07-24T17:03:07Z"/>
            </w:rPr>
          </w:rPrChange>
        </w:rPr>
        <w:pPrChange w:id="312" w:author="勇哥" w:date="2026-07-24T17:03:21Z">
          <w:pPr>
            <w:keepNext w:val="0"/>
            <w:keepLines w:val="0"/>
            <w:widowControl/>
            <w:suppressLineNumbers w:val="0"/>
            <w:jc w:val="left"/>
          </w:pPr>
        </w:pPrChange>
      </w:pPr>
      <w:del w:id="316" w:author="勇哥" w:date="2026-07-24T17:02:29Z">
        <w:r>
          <w:rPr>
            <w:rFonts w:hint="eastAsia" w:ascii="微软雅黑" w:hAnsi="微软雅黑" w:eastAsia="微软雅黑" w:cs="微软雅黑"/>
            <w:b w:val="0"/>
            <w:i w:val="0"/>
            <w:color w:val="1D2733"/>
            <w:sz w:val="25"/>
          </w:rPr>
          <w:delText>API调用</w:delText>
        </w:r>
      </w:del>
      <w:r>
        <w:rPr>
          <w:rFonts w:hint="eastAsia" w:ascii="微软雅黑" w:hAnsi="微软雅黑" w:eastAsia="微软雅黑" w:cs="微软雅黑"/>
          <w:b w:val="0"/>
          <w:i w:val="0"/>
          <w:color w:val="1D2733"/>
          <w:sz w:val="25"/>
        </w:rPr>
        <w:t>详情展示</w:t>
      </w:r>
      <w:ins w:id="317" w:author="勇哥" w:date="2026-07-24T17:03:07Z">
        <w:r>
          <w:rPr>
            <w:rFonts w:hint="eastAsia" w:ascii="微软雅黑" w:hAnsi="微软雅黑" w:eastAsia="微软雅黑" w:cs="微软雅黑"/>
            <w:color w:val="1D2733"/>
            <w:kern w:val="0"/>
            <w:sz w:val="25"/>
            <w:szCs w:val="22"/>
            <w:lang w:val="en-US" w:eastAsia="zh-CN" w:bidi="ar"/>
            <w:rPrChange w:id="318" w:author="勇哥" w:date="2026-07-24T17:03:21Z">
              <w:rPr>
                <w:rFonts w:ascii="宋体" w:hAnsi="宋体" w:eastAsia="宋体" w:cs="宋体"/>
                <w:kern w:val="0"/>
                <w:sz w:val="24"/>
                <w:szCs w:val="24"/>
                <w:lang w:val="en-US" w:eastAsia="zh-CN" w:bidi="ar"/>
              </w:rPr>
            </w:rPrChange>
          </w:rPr>
          <w:t>对应类型的统计详情</w:t>
        </w:r>
      </w:ins>
      <w:ins w:id="319" w:author="勇哥" w:date="2026-07-24T17:03:30Z">
        <w:r>
          <w:rPr>
            <w:rFonts w:hint="eastAsia" w:ascii="微软雅黑" w:hAnsi="微软雅黑" w:eastAsia="微软雅黑" w:cs="微软雅黑"/>
            <w:color w:val="1D2733"/>
            <w:kern w:val="0"/>
            <w:sz w:val="25"/>
            <w:szCs w:val="22"/>
            <w:lang w:val="en-US" w:eastAsia="zh-CN" w:bidi="ar"/>
          </w:rPr>
          <w:t>。</w:t>
        </w:r>
      </w:ins>
    </w:p>
    <w:p>
      <w:pPr>
        <w:spacing w:after="160" w:line="293" w:lineRule="auto"/>
        <w:ind w:firstLine="420"/>
        <w:rPr>
          <w:ins w:id="320" w:author="勇哥" w:date="2026-07-24T17:01:28Z"/>
          <w:rFonts w:hint="eastAsia" w:ascii="微软雅黑" w:hAnsi="微软雅黑" w:eastAsia="微软雅黑" w:cs="微软雅黑"/>
          <w:b w:val="0"/>
          <w:i w:val="0"/>
          <w:color w:val="1D2733"/>
          <w:sz w:val="25"/>
        </w:rPr>
      </w:pPr>
      <w:del w:id="321" w:author="勇哥" w:date="2026-07-24T17:03:07Z">
        <w:r>
          <w:rPr>
            <w:rFonts w:hint="eastAsia" w:ascii="微软雅黑" w:hAnsi="微软雅黑" w:eastAsia="微软雅黑" w:cs="微软雅黑"/>
            <w:b w:val="0"/>
            <w:i w:val="0"/>
            <w:color w:val="1D2733"/>
            <w:sz w:val="25"/>
          </w:rPr>
          <w:delText>调用时间、API名称、调用系统、调用次数、成功次数、失败次数。调用用途包括个性化服务推荐、精准营销人群圈选、权益推荐和外部服务匹配。API删除或停用后不再对外提供调用，并保留操作记录</w:delText>
        </w:r>
      </w:del>
      <w:r>
        <w:rPr>
          <w:rFonts w:hint="eastAsia" w:ascii="微软雅黑" w:hAnsi="微软雅黑" w:eastAsia="微软雅黑" w:cs="微软雅黑"/>
          <w:b w:val="0"/>
          <w:i w:val="0"/>
          <w:color w:val="1D2733"/>
          <w:sz w:val="25"/>
        </w:rPr>
        <w:t>。</w:t>
      </w:r>
    </w:p>
    <w:p>
      <w:pPr>
        <w:pStyle w:val="8"/>
        <w:spacing w:before="160" w:after="60" w:line="293" w:lineRule="auto"/>
        <w:rPr>
          <w:ins w:id="322" w:author="勇哥" w:date="2026-07-24T17:01:32Z"/>
          <w:rFonts w:hint="default" w:ascii="微软雅黑" w:hAnsi="微软雅黑" w:eastAsia="微软雅黑" w:cs="微软雅黑"/>
          <w:lang w:val="en-US" w:eastAsia="zh-CN"/>
        </w:rPr>
      </w:pPr>
      <w:ins w:id="323" w:author="勇哥" w:date="2026-07-24T17:01:32Z">
        <w:r>
          <w:rPr>
            <w:rFonts w:hint="eastAsia" w:ascii="微软雅黑" w:hAnsi="微软雅黑" w:eastAsia="微软雅黑" w:cs="微软雅黑"/>
            <w:b/>
            <w:i w:val="0"/>
            <w:sz w:val="25"/>
          </w:rPr>
          <w:t>3.5.2.2.4.</w:t>
        </w:r>
      </w:ins>
      <w:ins w:id="324" w:author="勇哥" w:date="2026-07-24T17:01:35Z">
        <w:r>
          <w:rPr>
            <w:rFonts w:hint="eastAsia" w:ascii="微软雅黑" w:hAnsi="微软雅黑" w:eastAsia="微软雅黑" w:cs="微软雅黑"/>
            <w:b/>
            <w:i w:val="0"/>
            <w:sz w:val="25"/>
            <w:lang w:val="en-US" w:eastAsia="zh-CN"/>
          </w:rPr>
          <w:t>8</w:t>
        </w:r>
      </w:ins>
      <w:ins w:id="325" w:author="勇哥" w:date="2026-07-24T17:01:32Z">
        <w:r>
          <w:rPr>
            <w:rFonts w:hint="eastAsia" w:ascii="微软雅黑" w:hAnsi="微软雅黑" w:eastAsia="微软雅黑" w:cs="微软雅黑"/>
            <w:b/>
            <w:i w:val="0"/>
            <w:sz w:val="25"/>
          </w:rPr>
          <w:t xml:space="preserve">. </w:t>
        </w:r>
      </w:ins>
      <w:ins w:id="326" w:author="勇哥" w:date="2026-07-24T17:01:37Z">
        <w:r>
          <w:rPr>
            <w:rFonts w:hint="eastAsia" w:ascii="微软雅黑" w:hAnsi="微软雅黑" w:eastAsia="微软雅黑" w:cs="微软雅黑"/>
            <w:b/>
            <w:i w:val="0"/>
            <w:sz w:val="25"/>
            <w:lang w:val="en-US" w:eastAsia="zh-CN"/>
          </w:rPr>
          <w:t>开</w:t>
        </w:r>
      </w:ins>
      <w:ins w:id="327" w:author="勇哥" w:date="2026-07-24T17:01:38Z">
        <w:r>
          <w:rPr>
            <w:rFonts w:hint="eastAsia" w:ascii="微软雅黑" w:hAnsi="微软雅黑" w:eastAsia="微软雅黑" w:cs="微软雅黑"/>
            <w:b/>
            <w:i w:val="0"/>
            <w:sz w:val="25"/>
            <w:lang w:val="en-US" w:eastAsia="zh-CN"/>
          </w:rPr>
          <w:t>发</w:t>
        </w:r>
      </w:ins>
      <w:ins w:id="328" w:author="勇哥" w:date="2026-07-24T17:01:39Z">
        <w:r>
          <w:rPr>
            <w:rFonts w:hint="eastAsia" w:ascii="微软雅黑" w:hAnsi="微软雅黑" w:eastAsia="微软雅黑" w:cs="微软雅黑"/>
            <w:b/>
            <w:i w:val="0"/>
            <w:sz w:val="25"/>
            <w:lang w:val="en-US" w:eastAsia="zh-CN"/>
          </w:rPr>
          <w:t>者中</w:t>
        </w:r>
      </w:ins>
      <w:ins w:id="329" w:author="勇哥" w:date="2026-07-24T17:01:40Z">
        <w:r>
          <w:rPr>
            <w:rFonts w:hint="eastAsia" w:ascii="微软雅黑" w:hAnsi="微软雅黑" w:eastAsia="微软雅黑" w:cs="微软雅黑"/>
            <w:b/>
            <w:i w:val="0"/>
            <w:sz w:val="25"/>
            <w:lang w:val="en-US" w:eastAsia="zh-CN"/>
          </w:rPr>
          <w:t>心</w:t>
        </w:r>
      </w:ins>
    </w:p>
    <w:p>
      <w:pPr>
        <w:pStyle w:val="34"/>
        <w:spacing w:after="160" w:line="293" w:lineRule="auto"/>
        <w:ind w:firstLine="500" w:firstLineChars="200"/>
        <w:rPr>
          <w:rFonts w:hint="eastAsia" w:ascii="微软雅黑" w:hAnsi="微软雅黑" w:eastAsia="微软雅黑" w:cs="微软雅黑"/>
          <w:b w:val="0"/>
          <w:i w:val="0"/>
          <w:color w:val="1D2733"/>
          <w:sz w:val="25"/>
        </w:rPr>
        <w:pPrChange w:id="330" w:author="勇哥" w:date="2026-07-24T17:05:11Z">
          <w:pPr>
            <w:spacing w:after="160" w:line="293" w:lineRule="auto"/>
            <w:ind w:firstLine="420"/>
          </w:pPr>
        </w:pPrChange>
      </w:pPr>
      <w:ins w:id="331" w:author="勇哥" w:date="2026-07-24T17:03:55Z">
        <w:r>
          <w:rPr>
            <w:rFonts w:hint="eastAsia" w:ascii="微软雅黑" w:hAnsi="微软雅黑" w:eastAsia="微软雅黑" w:cs="微软雅黑"/>
            <w:color w:val="1D2733"/>
            <w:sz w:val="25"/>
            <w:rPrChange w:id="332" w:author="勇哥" w:date="2026-07-24T17:04:01Z">
              <w:rPr/>
            </w:rPrChange>
          </w:rPr>
          <w:t>开发者中心用于维护接入数据API的开发者或调用系统，并统一管理调用限额、Client_ID、密钥及启</w:t>
        </w:r>
      </w:ins>
      <w:ins w:id="333" w:author="勇哥" w:date="2026-07-24T17:05:24Z">
        <w:r>
          <w:rPr>
            <w:rFonts w:hint="eastAsia" w:ascii="微软雅黑" w:hAnsi="微软雅黑" w:eastAsia="微软雅黑" w:cs="微软雅黑"/>
            <w:color w:val="1D2733"/>
            <w:sz w:val="25"/>
            <w:lang w:eastAsia="zh-CN"/>
          </w:rPr>
          <w:t>、</w:t>
        </w:r>
      </w:ins>
      <w:ins w:id="334" w:author="勇哥" w:date="2026-07-24T17:03:55Z">
        <w:r>
          <w:rPr>
            <w:rFonts w:hint="eastAsia" w:ascii="微软雅黑" w:hAnsi="微软雅黑" w:eastAsia="微软雅黑" w:cs="微软雅黑"/>
            <w:color w:val="1D2733"/>
            <w:sz w:val="25"/>
            <w:rPrChange w:id="335" w:author="勇哥" w:date="2026-07-24T17:04:01Z">
              <w:rPr/>
            </w:rPrChange>
          </w:rPr>
          <w:t>停状态。</w:t>
        </w:r>
      </w:ins>
      <w:ins w:id="336" w:author="勇哥" w:date="2026-07-24T17:04:18Z">
        <w:r>
          <w:rPr>
            <w:rFonts w:hint="eastAsia" w:ascii="微软雅黑" w:hAnsi="微软雅黑" w:eastAsia="微软雅黑" w:cs="微软雅黑"/>
            <w:color w:val="1D2733"/>
            <w:sz w:val="25"/>
            <w:lang w:val="en-US" w:eastAsia="zh-CN"/>
          </w:rPr>
          <w:t>支持</w:t>
        </w:r>
      </w:ins>
      <w:ins w:id="337" w:author="勇哥" w:date="2026-07-24T17:03:55Z">
        <w:r>
          <w:rPr>
            <w:rFonts w:hint="eastAsia" w:ascii="微软雅黑" w:hAnsi="微软雅黑" w:eastAsia="微软雅黑" w:cs="微软雅黑"/>
            <w:color w:val="1D2733"/>
            <w:sz w:val="25"/>
            <w:rPrChange w:id="338" w:author="勇哥" w:date="2026-07-24T17:04:01Z">
              <w:rPr/>
            </w:rPrChange>
          </w:rPr>
          <w:t>新增、修改、删除、启用、停用等配置</w:t>
        </w:r>
      </w:ins>
      <w:ins w:id="339" w:author="勇哥" w:date="2026-07-24T17:04:35Z">
        <w:r>
          <w:rPr>
            <w:rFonts w:hint="eastAsia" w:ascii="微软雅黑" w:hAnsi="微软雅黑" w:eastAsia="微软雅黑" w:cs="微软雅黑"/>
            <w:color w:val="1D2733"/>
            <w:sz w:val="25"/>
            <w:lang w:val="en-US" w:eastAsia="zh-CN"/>
          </w:rPr>
          <w:t>功</w:t>
        </w:r>
      </w:ins>
      <w:ins w:id="340" w:author="勇哥" w:date="2026-07-24T17:03:55Z">
        <w:r>
          <w:rPr>
            <w:rFonts w:hint="eastAsia" w:ascii="微软雅黑" w:hAnsi="微软雅黑" w:eastAsia="微软雅黑" w:cs="微软雅黑"/>
            <w:color w:val="1D2733"/>
            <w:sz w:val="25"/>
            <w:rPrChange w:id="341" w:author="勇哥" w:date="2026-07-24T17:04:01Z">
              <w:rPr/>
            </w:rPrChange>
          </w:rPr>
          <w:t>能</w:t>
        </w:r>
      </w:ins>
      <w:ins w:id="342" w:author="勇哥" w:date="2026-07-24T17:05:31Z">
        <w:r>
          <w:rPr>
            <w:rFonts w:hint="eastAsia" w:ascii="微软雅黑" w:hAnsi="微软雅黑" w:eastAsia="微软雅黑" w:cs="微软雅黑"/>
            <w:color w:val="1D2733"/>
            <w:sz w:val="25"/>
            <w:lang w:eastAsia="zh-CN"/>
          </w:rPr>
          <w:t>，</w:t>
        </w:r>
      </w:ins>
      <w:ins w:id="343" w:author="勇哥" w:date="2026-07-24T17:04:59Z">
        <w:r>
          <w:rPr>
            <w:rFonts w:hint="eastAsia" w:ascii="微软雅黑" w:hAnsi="微软雅黑" w:eastAsia="微软雅黑" w:cs="微软雅黑"/>
            <w:color w:val="1D2733"/>
            <w:sz w:val="25"/>
            <w:lang w:val="en-US" w:eastAsia="zh-CN"/>
          </w:rPr>
          <w:t>供</w:t>
        </w:r>
      </w:ins>
      <w:ins w:id="344" w:author="勇哥" w:date="2026-07-24T17:05:00Z">
        <w:r>
          <w:rPr>
            <w:rFonts w:hint="eastAsia" w:ascii="微软雅黑" w:hAnsi="微软雅黑" w:eastAsia="微软雅黑" w:cs="微软雅黑"/>
            <w:color w:val="1D2733"/>
            <w:sz w:val="25"/>
            <w:lang w:val="en-US" w:eastAsia="zh-CN"/>
          </w:rPr>
          <w:t>第</w:t>
        </w:r>
      </w:ins>
      <w:ins w:id="345" w:author="勇哥" w:date="2026-07-24T17:05:01Z">
        <w:r>
          <w:rPr>
            <w:rFonts w:hint="eastAsia" w:ascii="微软雅黑" w:hAnsi="微软雅黑" w:eastAsia="微软雅黑" w:cs="微软雅黑"/>
            <w:color w:val="1D2733"/>
            <w:sz w:val="25"/>
            <w:lang w:val="en-US" w:eastAsia="zh-CN"/>
          </w:rPr>
          <w:t>三</w:t>
        </w:r>
      </w:ins>
      <w:ins w:id="346" w:author="勇哥" w:date="2026-07-24T17:05:06Z">
        <w:r>
          <w:rPr>
            <w:rFonts w:hint="eastAsia" w:ascii="微软雅黑" w:hAnsi="微软雅黑" w:eastAsia="微软雅黑" w:cs="微软雅黑"/>
            <w:color w:val="1D2733"/>
            <w:sz w:val="25"/>
            <w:lang w:val="en-US" w:eastAsia="zh-CN"/>
          </w:rPr>
          <w:t>方</w:t>
        </w:r>
      </w:ins>
      <w:ins w:id="347" w:author="勇哥" w:date="2026-07-24T17:05:07Z">
        <w:r>
          <w:rPr>
            <w:rFonts w:hint="eastAsia" w:ascii="微软雅黑" w:hAnsi="微软雅黑" w:eastAsia="微软雅黑" w:cs="微软雅黑"/>
            <w:color w:val="1D2733"/>
            <w:sz w:val="25"/>
            <w:lang w:val="en-US" w:eastAsia="zh-CN"/>
          </w:rPr>
          <w:t>系统</w:t>
        </w:r>
      </w:ins>
      <w:ins w:id="348" w:author="勇哥" w:date="2026-07-24T17:05:08Z">
        <w:r>
          <w:rPr>
            <w:rFonts w:hint="eastAsia" w:ascii="微软雅黑" w:hAnsi="微软雅黑" w:eastAsia="微软雅黑" w:cs="微软雅黑"/>
            <w:color w:val="1D2733"/>
            <w:sz w:val="25"/>
            <w:lang w:val="en-US" w:eastAsia="zh-CN"/>
          </w:rPr>
          <w:t>调用</w:t>
        </w:r>
      </w:ins>
      <w:ins w:id="349" w:author="勇哥" w:date="2026-07-24T17:05:35Z">
        <w:r>
          <w:rPr>
            <w:rFonts w:hint="eastAsia" w:ascii="微软雅黑" w:hAnsi="微软雅黑" w:eastAsia="微软雅黑" w:cs="微软雅黑"/>
            <w:color w:val="1D2733"/>
            <w:sz w:val="25"/>
            <w:lang w:val="en-US" w:eastAsia="zh-CN"/>
          </w:rPr>
          <w:t>API</w:t>
        </w:r>
      </w:ins>
      <w:ins w:id="350" w:author="勇哥" w:date="2026-07-24T17:05:09Z">
        <w:r>
          <w:rPr>
            <w:rFonts w:hint="eastAsia" w:ascii="微软雅黑" w:hAnsi="微软雅黑" w:eastAsia="微软雅黑" w:cs="微软雅黑"/>
            <w:color w:val="1D2733"/>
            <w:sz w:val="25"/>
            <w:lang w:val="en-US" w:eastAsia="zh-CN"/>
          </w:rPr>
          <w:t>。</w:t>
        </w:r>
      </w:ins>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3.5.2.2.4.9. 客户行为分析</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支持按统计时间、行为类型、所属项目查询客户行为。行为类型包含活动参与次数、场地预约频次数、场地核销次数、积分获取次数、积分兑换次数、社群活跃发帖数、邻里互助任务数。</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页面展示行为趋势图、会员等级分布图和行为分析结果。行为分析结果按行为类型展示参与会员数和行为次数，数字可点击查看行为详情，详情包含微信昵称、用户名、会员ID、会员等级、联系方式、行为时间和行为来源。</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行为分析结果用于识别客户活跃度、服务触点偏好、积分运营效果和权益使用趋势，并为标签规则、人群圈选、满意度分析和营销策略提供输入。</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3.5.2.2.4.10. 客户满意度管理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支持按统计时间和所属组织</w:t>
      </w:r>
      <w:ins w:id="351" w:author="勇哥" w:date="2026-07-24T17:07:16Z">
        <w:r>
          <w:rPr>
            <w:rFonts w:hint="eastAsia" w:ascii="微软雅黑" w:hAnsi="微软雅黑" w:eastAsia="微软雅黑" w:cs="微软雅黑"/>
            <w:b w:val="0"/>
            <w:i w:val="0"/>
            <w:color w:val="1D2733"/>
            <w:sz w:val="25"/>
            <w:lang w:eastAsia="zh-CN"/>
          </w:rPr>
          <w:t>、</w:t>
        </w:r>
      </w:ins>
      <w:ins w:id="352" w:author="勇哥" w:date="2026-07-24T17:07:18Z">
        <w:r>
          <w:rPr>
            <w:rFonts w:hint="eastAsia" w:ascii="微软雅黑" w:hAnsi="微软雅黑" w:eastAsia="微软雅黑" w:cs="微软雅黑"/>
            <w:b w:val="0"/>
            <w:i w:val="0"/>
            <w:color w:val="1D2733"/>
            <w:sz w:val="25"/>
            <w:lang w:val="en-US" w:eastAsia="zh-CN"/>
          </w:rPr>
          <w:t>评价</w:t>
        </w:r>
      </w:ins>
      <w:ins w:id="353" w:author="勇哥" w:date="2026-07-24T17:07:19Z">
        <w:r>
          <w:rPr>
            <w:rFonts w:hint="eastAsia" w:ascii="微软雅黑" w:hAnsi="微软雅黑" w:eastAsia="微软雅黑" w:cs="微软雅黑"/>
            <w:b w:val="0"/>
            <w:i w:val="0"/>
            <w:color w:val="1D2733"/>
            <w:sz w:val="25"/>
            <w:lang w:val="en-US" w:eastAsia="zh-CN"/>
          </w:rPr>
          <w:t>方式</w:t>
        </w:r>
      </w:ins>
      <w:ins w:id="354" w:author="勇哥" w:date="2026-07-24T17:07:20Z">
        <w:r>
          <w:rPr>
            <w:rFonts w:hint="eastAsia" w:ascii="微软雅黑" w:hAnsi="微软雅黑" w:eastAsia="微软雅黑" w:cs="微软雅黑"/>
            <w:b w:val="0"/>
            <w:i w:val="0"/>
            <w:color w:val="1D2733"/>
            <w:sz w:val="25"/>
            <w:lang w:val="en-US" w:eastAsia="zh-CN"/>
          </w:rPr>
          <w:t>（</w:t>
        </w:r>
      </w:ins>
      <w:ins w:id="355" w:author="勇哥" w:date="2026-07-24T17:07:22Z">
        <w:r>
          <w:rPr>
            <w:rFonts w:hint="eastAsia" w:ascii="微软雅黑" w:hAnsi="微软雅黑" w:eastAsia="微软雅黑" w:cs="微软雅黑"/>
            <w:b w:val="0"/>
            <w:i w:val="0"/>
            <w:color w:val="1D2733"/>
            <w:sz w:val="25"/>
            <w:lang w:val="en-US" w:eastAsia="zh-CN"/>
          </w:rPr>
          <w:t>主动</w:t>
        </w:r>
      </w:ins>
      <w:ins w:id="356" w:author="勇哥" w:date="2026-07-24T17:07:23Z">
        <w:r>
          <w:rPr>
            <w:rFonts w:hint="eastAsia" w:ascii="微软雅黑" w:hAnsi="微软雅黑" w:eastAsia="微软雅黑" w:cs="微软雅黑"/>
            <w:b w:val="0"/>
            <w:i w:val="0"/>
            <w:color w:val="1D2733"/>
            <w:sz w:val="25"/>
            <w:lang w:val="en-US" w:eastAsia="zh-CN"/>
          </w:rPr>
          <w:t>评</w:t>
        </w:r>
      </w:ins>
      <w:ins w:id="357" w:author="勇哥" w:date="2026-07-24T17:07:24Z">
        <w:r>
          <w:rPr>
            <w:rFonts w:hint="eastAsia" w:ascii="微软雅黑" w:hAnsi="微软雅黑" w:eastAsia="微软雅黑" w:cs="微软雅黑"/>
            <w:b w:val="0"/>
            <w:i w:val="0"/>
            <w:color w:val="1D2733"/>
            <w:sz w:val="25"/>
            <w:lang w:val="en-US" w:eastAsia="zh-CN"/>
          </w:rPr>
          <w:t>价</w:t>
        </w:r>
      </w:ins>
      <w:ins w:id="358" w:author="勇哥" w:date="2026-07-24T17:07:25Z">
        <w:r>
          <w:rPr>
            <w:rFonts w:hint="eastAsia" w:ascii="微软雅黑" w:hAnsi="微软雅黑" w:eastAsia="微软雅黑" w:cs="微软雅黑"/>
            <w:b w:val="0"/>
            <w:i w:val="0"/>
            <w:color w:val="1D2733"/>
            <w:sz w:val="25"/>
            <w:lang w:val="en-US" w:eastAsia="zh-CN"/>
          </w:rPr>
          <w:t>、</w:t>
        </w:r>
      </w:ins>
      <w:ins w:id="359" w:author="勇哥" w:date="2026-07-24T17:07:26Z">
        <w:r>
          <w:rPr>
            <w:rFonts w:hint="eastAsia" w:ascii="微软雅黑" w:hAnsi="微软雅黑" w:eastAsia="微软雅黑" w:cs="微软雅黑"/>
            <w:b w:val="0"/>
            <w:i w:val="0"/>
            <w:color w:val="1D2733"/>
            <w:sz w:val="25"/>
            <w:lang w:val="en-US" w:eastAsia="zh-CN"/>
          </w:rPr>
          <w:t>被动</w:t>
        </w:r>
      </w:ins>
      <w:ins w:id="360" w:author="勇哥" w:date="2026-07-24T17:07:27Z">
        <w:r>
          <w:rPr>
            <w:rFonts w:hint="eastAsia" w:ascii="微软雅黑" w:hAnsi="微软雅黑" w:eastAsia="微软雅黑" w:cs="微软雅黑"/>
            <w:b w:val="0"/>
            <w:i w:val="0"/>
            <w:color w:val="1D2733"/>
            <w:sz w:val="25"/>
            <w:lang w:val="en-US" w:eastAsia="zh-CN"/>
          </w:rPr>
          <w:t>评</w:t>
        </w:r>
      </w:ins>
      <w:ins w:id="361" w:author="勇哥" w:date="2026-07-24T17:07:28Z">
        <w:r>
          <w:rPr>
            <w:rFonts w:hint="eastAsia" w:ascii="微软雅黑" w:hAnsi="微软雅黑" w:eastAsia="微软雅黑" w:cs="微软雅黑"/>
            <w:b w:val="0"/>
            <w:i w:val="0"/>
            <w:color w:val="1D2733"/>
            <w:sz w:val="25"/>
            <w:lang w:val="en-US" w:eastAsia="zh-CN"/>
          </w:rPr>
          <w:t>价</w:t>
        </w:r>
      </w:ins>
      <w:ins w:id="362" w:author="勇哥" w:date="2026-07-24T17:07:21Z">
        <w:r>
          <w:rPr>
            <w:rFonts w:hint="eastAsia" w:ascii="微软雅黑" w:hAnsi="微软雅黑" w:eastAsia="微软雅黑" w:cs="微软雅黑"/>
            <w:b w:val="0"/>
            <w:i w:val="0"/>
            <w:color w:val="1D2733"/>
            <w:sz w:val="25"/>
            <w:lang w:val="en-US" w:eastAsia="zh-CN"/>
          </w:rPr>
          <w:t>）</w:t>
        </w:r>
      </w:ins>
      <w:r>
        <w:rPr>
          <w:rFonts w:hint="eastAsia" w:ascii="微软雅黑" w:hAnsi="微软雅黑" w:eastAsia="微软雅黑" w:cs="微软雅黑"/>
          <w:b w:val="0"/>
          <w:i w:val="0"/>
          <w:color w:val="1D2733"/>
          <w:sz w:val="25"/>
        </w:rPr>
        <w:t>查询客户满意度。页面展示满意度趋势、满意度分布和组织满意度清单；趋势指标为满意数、一般数、不满意数；分布以满意数、一般数、不满意数呈现。</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组织满意度清单展示组织名称、满意数、一般数、不满意数和满意率，组织名称支持下钻查看下级组织满意度。该能力用于监控不同组织的服务质量变化，定位满意度波动的组织和服务场景。</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满意度结果可与客户标签、客户行为和客户画像数据结合，用于识别不满意客户群体、分析投诉或低分评价集中原因，并为客户运营、服务优化和管理层分析提供依据。</w:t>
      </w: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3.5.2.2.6. 权限、审计与安全要求</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客户身份、手机号、姓名、OneID、会员ID等敏感字段应按脱敏策略展示，API开放字段需按接入系统和调用用途授权。</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标签新增/编辑、标签启停、手动更新、人群导入、画像执行、API新增/停用/删除、数据导出等操作需写入操作日志。</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客户数据、画像、人群和满意度数据应按所属组织、项目、角色和业务范围控制数据权限。</w:t>
      </w:r>
    </w:p>
    <w:p>
      <w:pPr>
        <w:pStyle w:val="6"/>
        <w:spacing w:before="160" w:after="60" w:line="293" w:lineRule="auto"/>
        <w:rPr>
          <w:rFonts w:hint="eastAsia" w:ascii="微软雅黑" w:hAnsi="微软雅黑" w:eastAsia="微软雅黑" w:cs="微软雅黑"/>
        </w:rPr>
      </w:pPr>
      <w:bookmarkStart w:id="29" w:name="_Toc1303478082"/>
      <w:r>
        <w:rPr>
          <w:rFonts w:hint="eastAsia" w:ascii="微软雅黑" w:hAnsi="微软雅黑" w:eastAsia="微软雅黑" w:cs="微软雅黑"/>
          <w:b/>
          <w:i w:val="0"/>
          <w:sz w:val="28"/>
        </w:rPr>
        <w:t>3.5.2.3. 会员中心小程序</w:t>
      </w:r>
      <w:bookmarkEnd w:id="29"/>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3.5.2.3.1. 功能模块概述</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小程序是面向C端会员的独立产品形态，承接手机授权登录、身份认证、会员中心、积分中心、权益中心、优惠券管理和通知中心。小程序不承担后台管理功能，主要消费管理WEB端生成的会员、积分、权益券、营销和通知结果，并将会员自助操作、领取、兑换、核销和认证材料回写后台。</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手机授权登录负责通过微信手机号授权完成登录，并自动关联会员数据。</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身份认证负责提交</w:t>
      </w:r>
      <w:del w:id="363" w:author="勇哥" w:date="2026-07-24T16:20:33Z">
        <w:r>
          <w:rPr>
            <w:rFonts w:hint="eastAsia" w:ascii="微软雅黑" w:hAnsi="微软雅黑" w:eastAsia="微软雅黑" w:cs="微软雅黑"/>
            <w:b w:val="0"/>
            <w:i w:val="0"/>
            <w:color w:val="1D2733"/>
            <w:sz w:val="25"/>
          </w:rPr>
          <w:delText>身份</w:delText>
        </w:r>
      </w:del>
      <w:r>
        <w:rPr>
          <w:rFonts w:hint="eastAsia" w:ascii="微软雅黑" w:hAnsi="微软雅黑" w:eastAsia="微软雅黑" w:cs="微软雅黑"/>
          <w:b w:val="0"/>
          <w:i w:val="0"/>
          <w:color w:val="1D2733"/>
          <w:sz w:val="25"/>
        </w:rPr>
        <w:t>证</w:t>
      </w:r>
      <w:ins w:id="364" w:author="勇哥" w:date="2026-07-24T16:20:34Z">
        <w:r>
          <w:rPr>
            <w:rFonts w:hint="eastAsia" w:ascii="微软雅黑" w:hAnsi="微软雅黑" w:eastAsia="微软雅黑" w:cs="微软雅黑"/>
            <w:b w:val="0"/>
            <w:i w:val="0"/>
            <w:color w:val="1D2733"/>
            <w:sz w:val="25"/>
            <w:lang w:val="en-US" w:eastAsia="zh-CN"/>
          </w:rPr>
          <w:t>件</w:t>
        </w:r>
      </w:ins>
      <w:r>
        <w:rPr>
          <w:rFonts w:hint="eastAsia" w:ascii="微软雅黑" w:hAnsi="微软雅黑" w:eastAsia="微软雅黑" w:cs="微软雅黑"/>
          <w:b w:val="0"/>
          <w:i w:val="0"/>
          <w:color w:val="1D2733"/>
          <w:sz w:val="25"/>
        </w:rPr>
        <w:t>正反面、租赁合同等认证材料，通过OCR提取身份证号、合同号、房屋地址等信息，</w:t>
      </w:r>
      <w:r>
        <w:rPr>
          <w:rFonts w:hint="eastAsia" w:ascii="微软雅黑" w:hAnsi="微软雅黑" w:eastAsia="微软雅黑" w:cs="微软雅黑"/>
          <w:b w:val="0"/>
          <w:i w:val="0"/>
          <w:color w:val="1D2733"/>
          <w:sz w:val="25"/>
          <w:lang w:val="en-US" w:eastAsia="zh-CN"/>
        </w:rPr>
        <w:t>系统自动</w:t>
      </w:r>
      <w:r>
        <w:rPr>
          <w:rFonts w:hint="eastAsia" w:ascii="微软雅黑" w:hAnsi="微软雅黑" w:eastAsia="微软雅黑" w:cs="微软雅黑"/>
          <w:b w:val="0"/>
          <w:i w:val="0"/>
          <w:color w:val="1D2733"/>
          <w:sz w:val="25"/>
        </w:rPr>
        <w:t>审核。</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会员中心展示会员等级、成长值、</w:t>
      </w:r>
      <w:r>
        <w:rPr>
          <w:rFonts w:hint="eastAsia" w:ascii="微软雅黑" w:hAnsi="微软雅黑" w:eastAsia="微软雅黑" w:cs="微软雅黑"/>
          <w:b w:val="0"/>
          <w:i w:val="0"/>
          <w:color w:val="1D2733"/>
          <w:sz w:val="25"/>
          <w:lang w:val="en-US" w:eastAsia="zh-CN"/>
        </w:rPr>
        <w:t>消费</w:t>
      </w:r>
      <w:r>
        <w:rPr>
          <w:rFonts w:hint="eastAsia" w:ascii="微软雅黑" w:hAnsi="微软雅黑" w:eastAsia="微软雅黑" w:cs="微软雅黑"/>
          <w:b w:val="0"/>
          <w:i w:val="0"/>
          <w:color w:val="1D2733"/>
          <w:sz w:val="25"/>
        </w:rPr>
        <w:t>积分、碳积分、会员注销、等级权益和积分换券入口。</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积分中心展示积分总余额、可用积分、冻结积分和积分明细筛选。</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权益中心展示会员等级权益、使用指引和核销二维码。</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优惠券管理展示待使用、已使用</w:t>
      </w:r>
      <w:del w:id="365" w:author="勇哥" w:date="2026-07-24T16:20:52Z">
        <w:r>
          <w:rPr>
            <w:rFonts w:hint="eastAsia" w:ascii="微软雅黑" w:hAnsi="微软雅黑" w:eastAsia="微软雅黑" w:cs="微软雅黑"/>
            <w:b w:val="0"/>
            <w:i w:val="0"/>
            <w:color w:val="1D2733"/>
            <w:sz w:val="25"/>
          </w:rPr>
          <w:delText>、已过期、不可用等</w:delText>
        </w:r>
      </w:del>
      <w:del w:id="366" w:author="勇哥" w:date="2026-07-24T16:20:55Z">
        <w:r>
          <w:rPr>
            <w:rFonts w:hint="eastAsia" w:ascii="微软雅黑" w:hAnsi="微软雅黑" w:eastAsia="微软雅黑" w:cs="微软雅黑"/>
            <w:b w:val="0"/>
            <w:i w:val="0"/>
            <w:color w:val="1D2733"/>
            <w:sz w:val="25"/>
          </w:rPr>
          <w:delText>券</w:delText>
        </w:r>
      </w:del>
      <w:del w:id="367" w:author="勇哥" w:date="2026-07-24T16:20:58Z">
        <w:r>
          <w:rPr>
            <w:rFonts w:hint="eastAsia" w:ascii="微软雅黑" w:hAnsi="微软雅黑" w:eastAsia="微软雅黑" w:cs="微软雅黑"/>
            <w:b w:val="0"/>
            <w:i w:val="0"/>
            <w:color w:val="1D2733"/>
            <w:sz w:val="25"/>
          </w:rPr>
          <w:delText>状态</w:delText>
        </w:r>
      </w:del>
      <w:ins w:id="368" w:author="勇哥" w:date="2026-07-24T16:21:00Z">
        <w:r>
          <w:rPr>
            <w:rFonts w:hint="eastAsia" w:ascii="微软雅黑" w:hAnsi="微软雅黑" w:eastAsia="微软雅黑" w:cs="微软雅黑"/>
            <w:b w:val="0"/>
            <w:i w:val="0"/>
            <w:color w:val="1D2733"/>
            <w:sz w:val="25"/>
            <w:lang w:val="en-US" w:eastAsia="zh-CN"/>
          </w:rPr>
          <w:t>记录</w:t>
        </w:r>
      </w:ins>
      <w:r>
        <w:rPr>
          <w:rFonts w:hint="eastAsia" w:ascii="微软雅黑" w:hAnsi="微软雅黑" w:eastAsia="微软雅黑" w:cs="微软雅黑"/>
          <w:b w:val="0"/>
          <w:i w:val="0"/>
          <w:color w:val="1D2733"/>
          <w:sz w:val="25"/>
        </w:rPr>
        <w:t>，并支持主动领取、积分兑换、线上核销和线下二维码核销。</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通知中心展示权益领取成功、积分即将过期、会员注销校验、优惠券到账等消息。</w:t>
      </w: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3.5.2.3.2. 功能架构</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会员中心小程序功能架微信入口完成手机号授权和身份认证；会员</w:t>
      </w:r>
      <w:r>
        <w:rPr>
          <w:rFonts w:hint="eastAsia" w:ascii="微软雅黑" w:hAnsi="微软雅黑" w:eastAsia="微软雅黑" w:cs="微软雅黑"/>
          <w:b w:val="0"/>
          <w:i w:val="0"/>
          <w:color w:val="1D2733"/>
          <w:sz w:val="25"/>
          <w:lang w:val="en-US" w:eastAsia="zh-CN"/>
        </w:rPr>
        <w:t>中心</w:t>
      </w:r>
      <w:r>
        <w:rPr>
          <w:rFonts w:hint="eastAsia" w:ascii="微软雅黑" w:hAnsi="微软雅黑" w:eastAsia="微软雅黑" w:cs="微软雅黑"/>
          <w:b w:val="0"/>
          <w:i w:val="0"/>
          <w:color w:val="1D2733"/>
          <w:sz w:val="25"/>
        </w:rPr>
        <w:t>展示会员等级、成长值和会员资产；资产服务承接积分、权益和优惠券；消息触达向会员反馈领取、过期、审核和校验结果；后台支撑由会员与积分管理、权益中心、营销管理、风控和通知能力提供数据。</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138545" cy="3852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rcRect l="4164" t="443"/>
                    <a:stretch>
                      <a:fillRect/>
                    </a:stretch>
                  </pic:blipFill>
                  <pic:spPr>
                    <a:xfrm>
                      <a:off x="0" y="0"/>
                      <a:ext cx="6138545" cy="3852545"/>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会员中心小程序功能架构图</w:t>
      </w:r>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700"/>
        <w:gridCol w:w="5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架构层</w:t>
            </w:r>
          </w:p>
        </w:tc>
        <w:tc>
          <w:tcPr>
            <w:tcW w:w="27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组成</w:t>
            </w:r>
          </w:p>
        </w:tc>
        <w:tc>
          <w:tcPr>
            <w:tcW w:w="50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微信入口</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手机授权登录、身份认证</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通过微信手机号授权完成登录，提交认证材料并关联后台会员主档。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会员服务</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会员首页、等级、成长值、会员资产</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展示会员名称、等级、到期时间、当前成长值、消费积分、碳积分和会员操作入口。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资产服务</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积分中心、权益中心、优惠券管理</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展示积分余额与明细，支持权益领取/使用、积分换券和券包状态查看。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消息触达</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通知中心、操作结果提示</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推送权益领取成功、积分即将过期、注销校验未通过、优惠券到账等通知。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后台支撑</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会员、积分、权益、券、营销、审核、通知</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后台负责配置、审核、资产计算、核销状态同步和消息下发。</w:t>
            </w:r>
          </w:p>
        </w:tc>
      </w:tr>
    </w:tbl>
    <w:p>
      <w:pPr>
        <w:spacing w:after="160" w:line="293" w:lineRule="auto"/>
        <w:rPr>
          <w:rFonts w:hint="eastAsia" w:ascii="微软雅黑" w:hAnsi="微软雅黑" w:eastAsia="微软雅黑" w:cs="微软雅黑"/>
        </w:rPr>
      </w:pP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3.5.2.3.3. 功能清单</w:t>
      </w:r>
    </w:p>
    <w:tbl>
      <w:tblPr>
        <w:tblStyle w:val="38"/>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200"/>
        <w:gridCol w:w="5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一级模块</w:t>
            </w:r>
          </w:p>
        </w:tc>
        <w:tc>
          <w:tcPr>
            <w:tcW w:w="22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功能目录</w:t>
            </w:r>
          </w:p>
        </w:tc>
        <w:tc>
          <w:tcPr>
            <w:tcW w:w="53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产品能力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手机授权登录</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首次进入调用微信手机号授权，授权后完成登录并自动关联会员数据。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身份认证</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提交</w:t>
            </w:r>
            <w:del w:id="369" w:author="勇哥" w:date="2026-07-24T16:22:26Z">
              <w:r>
                <w:rPr>
                  <w:rFonts w:hint="eastAsia" w:ascii="微软雅黑" w:hAnsi="微软雅黑" w:eastAsia="微软雅黑" w:cs="微软雅黑"/>
                  <w:b w:val="0"/>
                  <w:i w:val="0"/>
                  <w:color w:val="1D2733"/>
                  <w:sz w:val="19"/>
                </w:rPr>
                <w:delText>身份</w:delText>
              </w:r>
            </w:del>
            <w:r>
              <w:rPr>
                <w:rFonts w:hint="eastAsia" w:ascii="微软雅黑" w:hAnsi="微软雅黑" w:eastAsia="微软雅黑" w:cs="微软雅黑"/>
                <w:b w:val="0"/>
                <w:i w:val="0"/>
                <w:color w:val="1D2733"/>
                <w:sz w:val="19"/>
              </w:rPr>
              <w:t>证</w:t>
            </w:r>
            <w:ins w:id="370" w:author="勇哥" w:date="2026-07-24T16:22:27Z">
              <w:r>
                <w:rPr>
                  <w:rFonts w:hint="eastAsia" w:ascii="微软雅黑" w:hAnsi="微软雅黑" w:eastAsia="微软雅黑" w:cs="微软雅黑"/>
                  <w:b w:val="0"/>
                  <w:i w:val="0"/>
                  <w:color w:val="1D2733"/>
                  <w:sz w:val="19"/>
                  <w:lang w:val="en-US" w:eastAsia="zh-CN"/>
                </w:rPr>
                <w:t>件</w:t>
              </w:r>
            </w:ins>
            <w:r>
              <w:rPr>
                <w:rFonts w:hint="eastAsia" w:ascii="微软雅黑" w:hAnsi="微软雅黑" w:eastAsia="微软雅黑" w:cs="微软雅黑"/>
                <w:b w:val="0"/>
                <w:i w:val="0"/>
                <w:color w:val="1D2733"/>
                <w:sz w:val="19"/>
              </w:rPr>
              <w:t>正面照片、</w:t>
            </w:r>
            <w:del w:id="371" w:author="勇哥" w:date="2026-07-24T16:22:31Z">
              <w:r>
                <w:rPr>
                  <w:rFonts w:hint="eastAsia" w:ascii="微软雅黑" w:hAnsi="微软雅黑" w:eastAsia="微软雅黑" w:cs="微软雅黑"/>
                  <w:b w:val="0"/>
                  <w:i w:val="0"/>
                  <w:color w:val="1D2733"/>
                  <w:sz w:val="19"/>
                </w:rPr>
                <w:delText>身份</w:delText>
              </w:r>
            </w:del>
            <w:r>
              <w:rPr>
                <w:rFonts w:hint="eastAsia" w:ascii="微软雅黑" w:hAnsi="微软雅黑" w:eastAsia="微软雅黑" w:cs="微软雅黑"/>
                <w:b w:val="0"/>
                <w:i w:val="0"/>
                <w:color w:val="1D2733"/>
                <w:sz w:val="19"/>
              </w:rPr>
              <w:t>证</w:t>
            </w:r>
            <w:ins w:id="372" w:author="勇哥" w:date="2026-07-24T16:22:33Z">
              <w:r>
                <w:rPr>
                  <w:rFonts w:hint="eastAsia" w:ascii="微软雅黑" w:hAnsi="微软雅黑" w:eastAsia="微软雅黑" w:cs="微软雅黑"/>
                  <w:b w:val="0"/>
                  <w:i w:val="0"/>
                  <w:color w:val="1D2733"/>
                  <w:sz w:val="19"/>
                  <w:lang w:val="en-US" w:eastAsia="zh-CN"/>
                </w:rPr>
                <w:t>件</w:t>
              </w:r>
            </w:ins>
            <w:r>
              <w:rPr>
                <w:rFonts w:hint="eastAsia" w:ascii="微软雅黑" w:hAnsi="微软雅黑" w:eastAsia="微软雅黑" w:cs="微软雅黑"/>
                <w:b w:val="0"/>
                <w:i w:val="0"/>
                <w:color w:val="1D2733"/>
                <w:sz w:val="19"/>
              </w:rPr>
              <w:t>反面照片、租赁合同照片；通过OCR提取合同号、房屋地址、</w:t>
            </w:r>
            <w:del w:id="373" w:author="勇哥" w:date="2026-07-24T16:22:37Z">
              <w:r>
                <w:rPr>
                  <w:rFonts w:hint="eastAsia" w:ascii="微软雅黑" w:hAnsi="微软雅黑" w:eastAsia="微软雅黑" w:cs="微软雅黑"/>
                  <w:b w:val="0"/>
                  <w:i w:val="0"/>
                  <w:color w:val="1D2733"/>
                  <w:sz w:val="19"/>
                </w:rPr>
                <w:delText>身份</w:delText>
              </w:r>
            </w:del>
            <w:r>
              <w:rPr>
                <w:rFonts w:hint="eastAsia" w:ascii="微软雅黑" w:hAnsi="微软雅黑" w:eastAsia="微软雅黑" w:cs="微软雅黑"/>
                <w:b w:val="0"/>
                <w:i w:val="0"/>
                <w:color w:val="1D2733"/>
                <w:sz w:val="19"/>
              </w:rPr>
              <w:t>证</w:t>
            </w:r>
            <w:ins w:id="374" w:author="勇哥" w:date="2026-07-24T16:22:39Z">
              <w:r>
                <w:rPr>
                  <w:rFonts w:hint="eastAsia" w:ascii="微软雅黑" w:hAnsi="微软雅黑" w:eastAsia="微软雅黑" w:cs="微软雅黑"/>
                  <w:b w:val="0"/>
                  <w:i w:val="0"/>
                  <w:color w:val="1D2733"/>
                  <w:sz w:val="19"/>
                  <w:lang w:val="en-US" w:eastAsia="zh-CN"/>
                </w:rPr>
                <w:t>件</w:t>
              </w:r>
            </w:ins>
            <w:r>
              <w:rPr>
                <w:rFonts w:hint="eastAsia" w:ascii="微软雅黑" w:hAnsi="微软雅黑" w:eastAsia="微软雅黑" w:cs="微软雅黑"/>
                <w:b w:val="0"/>
                <w:i w:val="0"/>
                <w:color w:val="1D2733"/>
                <w:sz w:val="19"/>
              </w:rPr>
              <w:t>号并与内部业务系统校验，审核结果回写会员身份和标签。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展示会员等级、到期时间、当前成长值、距下一等级差距、消费积分、碳积分、会员注销、等级权益和积分换券入口；支持碳积分兑换消费积分。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展示积分总余额、可用积分、冻结积分、即将过期积分；支持近7天、近30天、自定义时间及全部/获取/消耗筛选，支持积分兑换代金券。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权益中心</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展示会员等级权益，支持立即领取、使用指引、去使用和二维码核验，权益领取后发送站内通知。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优惠券管理</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展示待使用、已使用</w:t>
            </w:r>
            <w:del w:id="375" w:author="勇哥" w:date="2026-07-24T16:22:59Z">
              <w:r>
                <w:rPr>
                  <w:rFonts w:hint="default" w:ascii="微软雅黑" w:hAnsi="微软雅黑" w:eastAsia="微软雅黑" w:cs="微软雅黑"/>
                  <w:b w:val="0"/>
                  <w:i w:val="0"/>
                  <w:color w:val="1D2733"/>
                  <w:sz w:val="19"/>
                  <w:lang w:val="en-US"/>
                </w:rPr>
                <w:delText>、已过期、不可用等状态</w:delText>
              </w:r>
            </w:del>
            <w:ins w:id="376" w:author="勇哥" w:date="2026-07-24T16:22:59Z">
              <w:r>
                <w:rPr>
                  <w:rFonts w:hint="eastAsia" w:ascii="微软雅黑" w:hAnsi="微软雅黑" w:eastAsia="微软雅黑" w:cs="微软雅黑"/>
                  <w:b w:val="0"/>
                  <w:i w:val="0"/>
                  <w:color w:val="1D2733"/>
                  <w:sz w:val="19"/>
                  <w:lang w:val="en-US" w:eastAsia="zh-CN"/>
                </w:rPr>
                <w:t>记</w:t>
              </w:r>
            </w:ins>
            <w:ins w:id="377" w:author="勇哥" w:date="2026-07-24T16:23:00Z">
              <w:r>
                <w:rPr>
                  <w:rFonts w:hint="eastAsia" w:ascii="微软雅黑" w:hAnsi="微软雅黑" w:eastAsia="微软雅黑" w:cs="微软雅黑"/>
                  <w:b w:val="0"/>
                  <w:i w:val="0"/>
                  <w:color w:val="1D2733"/>
                  <w:sz w:val="19"/>
                  <w:lang w:val="en-US" w:eastAsia="zh-CN"/>
                </w:rPr>
                <w:t>录</w:t>
              </w:r>
            </w:ins>
            <w:r>
              <w:rPr>
                <w:rFonts w:hint="eastAsia" w:ascii="微软雅黑" w:hAnsi="微软雅黑" w:eastAsia="微软雅黑" w:cs="微软雅黑"/>
                <w:b w:val="0"/>
                <w:i w:val="0"/>
                <w:color w:val="1D2733"/>
                <w:sz w:val="19"/>
              </w:rPr>
              <w:t>，支持主动领取、积分兑换、线上自动抵扣、线下券码/二维码核销和查看券详情。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通知中心</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展示权益领取成功、积分即将过期、会员注销校验未通过、优惠券到账等消息，并区分未读状态。</w:t>
            </w:r>
          </w:p>
        </w:tc>
      </w:tr>
    </w:tbl>
    <w:p>
      <w:pPr>
        <w:spacing w:after="160" w:line="293" w:lineRule="auto"/>
        <w:rPr>
          <w:rFonts w:hint="eastAsia" w:ascii="微软雅黑" w:hAnsi="微软雅黑" w:eastAsia="微软雅黑" w:cs="微软雅黑"/>
        </w:rPr>
      </w:pP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3.5.2.3.4. 业务流程</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小程序业务流程以会员登录为入口，先完成手机号授权并关联会员身份；未认证或需补充材料的会员进入身份认证流程；认证后可享受基础会员权益（如积分累计、优惠券领取），未实名认证会员则标识“非会员”限制部分高价值权益使用（如积分兑换实物、参与专属活动）。小程序产生的认证材料、会员注销申请、积分兑换、权益领取、优惠券领取、线上/线下核销和通知读取结果需同步后台。</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3.5.2.3.4.1. 手机授权登录</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首次进入会员中心小程序时，调用微信手机号授权能力，展示微信手机号并引导用户点击“授权手机号并登录”。授权成功后，系统根据手机号、UnionID关联会员主档和OneID，进入会员中心首页。</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若手机号未匹配既有会员，系统可生成</w:t>
      </w:r>
      <w:r>
        <w:rPr>
          <w:rFonts w:hint="eastAsia" w:ascii="微软雅黑" w:hAnsi="微软雅黑" w:eastAsia="微软雅黑" w:cs="微软雅黑"/>
          <w:b w:val="0"/>
          <w:i w:val="0"/>
          <w:color w:val="1D2733"/>
          <w:sz w:val="25"/>
          <w:lang w:val="en-US" w:eastAsia="zh-CN"/>
        </w:rPr>
        <w:t>新</w:t>
      </w:r>
      <w:r>
        <w:rPr>
          <w:rFonts w:hint="eastAsia" w:ascii="微软雅黑" w:hAnsi="微软雅黑" w:eastAsia="微软雅黑" w:cs="微软雅黑"/>
          <w:b w:val="0"/>
          <w:i w:val="0"/>
          <w:color w:val="1D2733"/>
          <w:sz w:val="25"/>
        </w:rPr>
        <w:t>会员记录。</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3.5.2.3.4.2. 身份认证</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会员可在小程序提交认证材料，材料包括身份证</w:t>
      </w:r>
      <w:ins w:id="378" w:author="勇哥" w:date="2026-07-24T16:17:38Z">
        <w:r>
          <w:rPr>
            <w:rFonts w:hint="eastAsia" w:ascii="微软雅黑" w:hAnsi="微软雅黑" w:eastAsia="微软雅黑" w:cs="微软雅黑"/>
            <w:b w:val="0"/>
            <w:i w:val="0"/>
            <w:color w:val="1D2733"/>
            <w:sz w:val="25"/>
            <w:lang w:eastAsia="zh-CN"/>
          </w:rPr>
          <w:t>、</w:t>
        </w:r>
      </w:ins>
      <w:ins w:id="379" w:author="勇哥" w:date="2026-07-24T16:17:39Z">
        <w:r>
          <w:rPr>
            <w:rFonts w:hint="eastAsia" w:ascii="微软雅黑" w:hAnsi="微软雅黑" w:eastAsia="微软雅黑" w:cs="微软雅黑"/>
            <w:b w:val="0"/>
            <w:i w:val="0"/>
            <w:color w:val="1D2733"/>
            <w:sz w:val="25"/>
            <w:lang w:val="en-US" w:eastAsia="zh-CN"/>
          </w:rPr>
          <w:t>护</w:t>
        </w:r>
      </w:ins>
      <w:ins w:id="380" w:author="勇哥" w:date="2026-07-24T16:17:40Z">
        <w:r>
          <w:rPr>
            <w:rFonts w:hint="eastAsia" w:ascii="微软雅黑" w:hAnsi="微软雅黑" w:eastAsia="微软雅黑" w:cs="微软雅黑"/>
            <w:b w:val="0"/>
            <w:i w:val="0"/>
            <w:color w:val="1D2733"/>
            <w:sz w:val="25"/>
            <w:lang w:val="en-US" w:eastAsia="zh-CN"/>
          </w:rPr>
          <w:t>照</w:t>
        </w:r>
      </w:ins>
      <w:ins w:id="381" w:author="勇哥" w:date="2026-07-24T16:17:41Z">
        <w:r>
          <w:rPr>
            <w:rFonts w:hint="eastAsia" w:ascii="微软雅黑" w:hAnsi="微软雅黑" w:eastAsia="微软雅黑" w:cs="微软雅黑"/>
            <w:b w:val="0"/>
            <w:i w:val="0"/>
            <w:color w:val="1D2733"/>
            <w:sz w:val="25"/>
            <w:lang w:val="en-US" w:eastAsia="zh-CN"/>
          </w:rPr>
          <w:t>、</w:t>
        </w:r>
      </w:ins>
      <w:ins w:id="382" w:author="勇哥" w:date="2026-07-24T16:17:48Z">
        <w:r>
          <w:rPr>
            <w:rFonts w:hint="eastAsia" w:ascii="微软雅黑" w:hAnsi="微软雅黑" w:eastAsia="微软雅黑" w:cs="微软雅黑"/>
            <w:b w:val="0"/>
            <w:i w:val="0"/>
            <w:color w:val="1D2733"/>
            <w:sz w:val="25"/>
            <w:lang w:val="en-US" w:eastAsia="zh-CN"/>
          </w:rPr>
          <w:t>军</w:t>
        </w:r>
      </w:ins>
      <w:ins w:id="383" w:author="勇哥" w:date="2026-07-24T16:17:49Z">
        <w:r>
          <w:rPr>
            <w:rFonts w:hint="eastAsia" w:ascii="微软雅黑" w:hAnsi="微软雅黑" w:eastAsia="微软雅黑" w:cs="微软雅黑"/>
            <w:b w:val="0"/>
            <w:i w:val="0"/>
            <w:color w:val="1D2733"/>
            <w:sz w:val="25"/>
            <w:lang w:val="en-US" w:eastAsia="zh-CN"/>
          </w:rPr>
          <w:t>官证</w:t>
        </w:r>
      </w:ins>
      <w:ins w:id="384" w:author="勇哥" w:date="2026-07-24T16:17:50Z">
        <w:r>
          <w:rPr>
            <w:rFonts w:hint="eastAsia" w:ascii="微软雅黑" w:hAnsi="微软雅黑" w:eastAsia="微软雅黑" w:cs="微软雅黑"/>
            <w:b w:val="0"/>
            <w:i w:val="0"/>
            <w:color w:val="1D2733"/>
            <w:sz w:val="25"/>
            <w:lang w:val="en-US" w:eastAsia="zh-CN"/>
          </w:rPr>
          <w:t>、</w:t>
        </w:r>
      </w:ins>
      <w:ins w:id="385" w:author="勇哥" w:date="2026-07-24T16:17:58Z">
        <w:r>
          <w:rPr>
            <w:rFonts w:hint="eastAsia" w:ascii="微软雅黑" w:hAnsi="微软雅黑" w:eastAsia="微软雅黑" w:cs="微软雅黑"/>
            <w:b w:val="0"/>
            <w:i w:val="0"/>
            <w:color w:val="1D2733"/>
            <w:sz w:val="25"/>
            <w:lang w:val="en-US" w:eastAsia="zh-CN"/>
          </w:rPr>
          <w:t>台胞</w:t>
        </w:r>
      </w:ins>
      <w:ins w:id="386" w:author="勇哥" w:date="2026-07-24T16:17:59Z">
        <w:r>
          <w:rPr>
            <w:rFonts w:hint="eastAsia" w:ascii="微软雅黑" w:hAnsi="微软雅黑" w:eastAsia="微软雅黑" w:cs="微软雅黑"/>
            <w:b w:val="0"/>
            <w:i w:val="0"/>
            <w:color w:val="1D2733"/>
            <w:sz w:val="25"/>
            <w:lang w:val="en-US" w:eastAsia="zh-CN"/>
          </w:rPr>
          <w:t>证</w:t>
        </w:r>
      </w:ins>
      <w:ins w:id="387" w:author="勇哥" w:date="2026-07-24T16:18:00Z">
        <w:r>
          <w:rPr>
            <w:rFonts w:hint="eastAsia" w:ascii="微软雅黑" w:hAnsi="微软雅黑" w:eastAsia="微软雅黑" w:cs="微软雅黑"/>
            <w:b w:val="0"/>
            <w:i w:val="0"/>
            <w:color w:val="1D2733"/>
            <w:sz w:val="25"/>
            <w:lang w:val="en-US" w:eastAsia="zh-CN"/>
          </w:rPr>
          <w:t>等</w:t>
        </w:r>
      </w:ins>
      <w:r>
        <w:rPr>
          <w:rFonts w:hint="eastAsia" w:ascii="微软雅黑" w:hAnsi="微软雅黑" w:eastAsia="微软雅黑" w:cs="微软雅黑"/>
          <w:b w:val="0"/>
          <w:i w:val="0"/>
          <w:color w:val="1D2733"/>
          <w:sz w:val="25"/>
        </w:rPr>
        <w:t>正面照片、</w:t>
      </w:r>
      <w:del w:id="388" w:author="勇哥" w:date="2026-07-24T16:18:07Z">
        <w:r>
          <w:rPr>
            <w:rFonts w:hint="eastAsia" w:ascii="微软雅黑" w:hAnsi="微软雅黑" w:eastAsia="微软雅黑" w:cs="微软雅黑"/>
            <w:b w:val="0"/>
            <w:i w:val="0"/>
            <w:color w:val="1D2733"/>
            <w:sz w:val="25"/>
          </w:rPr>
          <w:delText>身份证</w:delText>
        </w:r>
      </w:del>
      <w:r>
        <w:rPr>
          <w:rFonts w:hint="eastAsia" w:ascii="微软雅黑" w:hAnsi="微软雅黑" w:eastAsia="微软雅黑" w:cs="微软雅黑"/>
          <w:b w:val="0"/>
          <w:i w:val="0"/>
          <w:color w:val="1D2733"/>
          <w:sz w:val="25"/>
        </w:rPr>
        <w:t>反面照片和租赁合同照片。提交后提示“认证材料已提交，请等待审核”，后台会员实名审核模块接收材料并</w:t>
      </w:r>
      <w:r>
        <w:rPr>
          <w:rFonts w:hint="eastAsia" w:ascii="微软雅黑" w:hAnsi="微软雅黑" w:eastAsia="微软雅黑" w:cs="微软雅黑"/>
          <w:b w:val="0"/>
          <w:i w:val="0"/>
          <w:color w:val="1D2733"/>
          <w:sz w:val="25"/>
          <w:lang w:val="en-US" w:eastAsia="zh-CN"/>
        </w:rPr>
        <w:t>自动</w:t>
      </w:r>
      <w:r>
        <w:rPr>
          <w:rFonts w:hint="eastAsia" w:ascii="微软雅黑" w:hAnsi="微软雅黑" w:eastAsia="微软雅黑" w:cs="微软雅黑"/>
          <w:b w:val="0"/>
          <w:i w:val="0"/>
          <w:color w:val="1D2733"/>
          <w:sz w:val="25"/>
        </w:rPr>
        <w:t>完成审核。</w:t>
      </w:r>
    </w:p>
    <w:p>
      <w:pPr>
        <w:spacing w:after="160" w:line="293" w:lineRule="auto"/>
        <w:ind w:firstLine="420"/>
        <w:rPr>
          <w:rFonts w:hint="default" w:ascii="微软雅黑" w:hAnsi="微软雅黑" w:eastAsia="微软雅黑" w:cs="微软雅黑"/>
          <w:b w:val="0"/>
          <w:i w:val="0"/>
          <w:color w:val="1D2733"/>
          <w:sz w:val="25"/>
          <w:lang w:val="en-US" w:eastAsia="zh-CN"/>
        </w:rPr>
      </w:pPr>
      <w:r>
        <w:rPr>
          <w:rFonts w:hint="eastAsia" w:ascii="微软雅黑" w:hAnsi="微软雅黑" w:eastAsia="微软雅黑" w:cs="微软雅黑"/>
          <w:b w:val="0"/>
          <w:i w:val="0"/>
          <w:color w:val="1D2733"/>
          <w:sz w:val="25"/>
        </w:rPr>
        <w:t>针对</w:t>
      </w:r>
      <w:r>
        <w:rPr>
          <w:rFonts w:hint="eastAsia" w:ascii="微软雅黑" w:hAnsi="微软雅黑" w:eastAsia="微软雅黑" w:cs="微软雅黑"/>
          <w:b w:val="0"/>
          <w:i w:val="0"/>
          <w:color w:val="1D2733"/>
          <w:sz w:val="25"/>
          <w:lang w:val="en-US" w:eastAsia="zh-CN"/>
        </w:rPr>
        <w:t>非认证</w:t>
      </w:r>
      <w:r>
        <w:rPr>
          <w:rFonts w:hint="eastAsia" w:ascii="微软雅黑" w:hAnsi="微软雅黑" w:eastAsia="微软雅黑" w:cs="微软雅黑"/>
          <w:b w:val="0"/>
          <w:i w:val="0"/>
          <w:color w:val="1D2733"/>
          <w:sz w:val="25"/>
        </w:rPr>
        <w:t>用户做认证引导</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提醒用户完成身份认证可享受专属权益。</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项目住户审核需通过OCR对身份证照片、租赁合同照片提取租赁合同号、房屋地址、</w:t>
      </w:r>
      <w:del w:id="389" w:author="勇哥" w:date="2026-07-24T16:18:55Z">
        <w:r>
          <w:rPr>
            <w:rFonts w:hint="eastAsia" w:ascii="微软雅黑" w:hAnsi="微软雅黑" w:eastAsia="微软雅黑" w:cs="微软雅黑"/>
            <w:b w:val="0"/>
            <w:i w:val="0"/>
            <w:color w:val="1D2733"/>
            <w:sz w:val="25"/>
          </w:rPr>
          <w:delText>身份</w:delText>
        </w:r>
      </w:del>
      <w:r>
        <w:rPr>
          <w:rFonts w:hint="eastAsia" w:ascii="微软雅黑" w:hAnsi="微软雅黑" w:eastAsia="微软雅黑" w:cs="微软雅黑"/>
          <w:b w:val="0"/>
          <w:i w:val="0"/>
          <w:color w:val="1D2733"/>
          <w:sz w:val="25"/>
        </w:rPr>
        <w:t>证</w:t>
      </w:r>
      <w:ins w:id="390" w:author="勇哥" w:date="2026-07-24T16:18:56Z">
        <w:r>
          <w:rPr>
            <w:rFonts w:hint="eastAsia" w:ascii="微软雅黑" w:hAnsi="微软雅黑" w:eastAsia="微软雅黑" w:cs="微软雅黑"/>
            <w:b w:val="0"/>
            <w:i w:val="0"/>
            <w:color w:val="1D2733"/>
            <w:sz w:val="25"/>
            <w:lang w:val="en-US" w:eastAsia="zh-CN"/>
          </w:rPr>
          <w:t>件</w:t>
        </w:r>
      </w:ins>
      <w:r>
        <w:rPr>
          <w:rFonts w:hint="eastAsia" w:ascii="微软雅黑" w:hAnsi="微软雅黑" w:eastAsia="微软雅黑" w:cs="微软雅黑"/>
          <w:b w:val="0"/>
          <w:i w:val="0"/>
          <w:color w:val="1D2733"/>
          <w:sz w:val="25"/>
        </w:rPr>
        <w:t>号等信息，</w:t>
      </w:r>
      <w:r>
        <w:rPr>
          <w:rFonts w:hint="eastAsia" w:ascii="微软雅黑" w:hAnsi="微软雅黑" w:eastAsia="微软雅黑" w:cs="微软雅黑"/>
          <w:b w:val="0"/>
          <w:i w:val="0"/>
          <w:color w:val="1D2733"/>
          <w:sz w:val="25"/>
          <w:lang w:val="en-US" w:eastAsia="zh-CN"/>
        </w:rPr>
        <w:t>通过</w:t>
      </w:r>
      <w:r>
        <w:rPr>
          <w:rFonts w:hint="eastAsia" w:ascii="微软雅黑" w:hAnsi="微软雅黑" w:eastAsia="微软雅黑" w:cs="微软雅黑"/>
          <w:b w:val="0"/>
          <w:i w:val="0"/>
          <w:color w:val="1D2733"/>
          <w:sz w:val="25"/>
        </w:rPr>
        <w:t>对接内部业务</w:t>
      </w:r>
      <w:r>
        <w:rPr>
          <w:rFonts w:hint="eastAsia" w:ascii="微软雅黑" w:hAnsi="微软雅黑" w:eastAsia="微软雅黑" w:cs="微软雅黑"/>
          <w:b w:val="0"/>
          <w:i w:val="0"/>
          <w:color w:val="1D2733"/>
          <w:sz w:val="25"/>
          <w:lang w:val="en-US" w:eastAsia="zh-CN"/>
        </w:rPr>
        <w:t>的数据</w:t>
      </w:r>
      <w:r>
        <w:rPr>
          <w:rFonts w:hint="eastAsia" w:ascii="微软雅黑" w:hAnsi="微软雅黑" w:eastAsia="微软雅黑" w:cs="微软雅黑"/>
          <w:b w:val="0"/>
          <w:i w:val="0"/>
          <w:color w:val="1D2733"/>
          <w:sz w:val="25"/>
        </w:rPr>
        <w:t>系统</w:t>
      </w:r>
      <w:r>
        <w:rPr>
          <w:rFonts w:hint="eastAsia" w:ascii="微软雅黑" w:hAnsi="微软雅黑" w:eastAsia="微软雅黑" w:cs="微软雅黑"/>
          <w:b w:val="0"/>
          <w:i w:val="0"/>
          <w:color w:val="1D2733"/>
          <w:sz w:val="25"/>
          <w:lang w:val="en-US" w:eastAsia="zh-CN"/>
        </w:rPr>
        <w:t>自动</w:t>
      </w:r>
      <w:r>
        <w:rPr>
          <w:rFonts w:hint="eastAsia" w:ascii="微软雅黑" w:hAnsi="微软雅黑" w:eastAsia="微软雅黑" w:cs="微软雅黑"/>
          <w:b w:val="0"/>
          <w:i w:val="0"/>
          <w:color w:val="1D2733"/>
          <w:sz w:val="25"/>
        </w:rPr>
        <w:t>校验一致性。校验</w:t>
      </w:r>
      <w:r>
        <w:rPr>
          <w:rFonts w:hint="eastAsia" w:ascii="微软雅黑" w:hAnsi="微软雅黑" w:eastAsia="微软雅黑" w:cs="微软雅黑"/>
          <w:b w:val="0"/>
          <w:i w:val="0"/>
          <w:color w:val="1D2733"/>
          <w:sz w:val="25"/>
          <w:lang w:val="en-US" w:eastAsia="zh-CN"/>
        </w:rPr>
        <w:t>姓名、</w:t>
      </w:r>
      <w:del w:id="391" w:author="勇哥" w:date="2026-07-24T16:19:02Z">
        <w:r>
          <w:rPr>
            <w:rFonts w:hint="eastAsia" w:ascii="微软雅黑" w:hAnsi="微软雅黑" w:eastAsia="微软雅黑" w:cs="微软雅黑"/>
            <w:b w:val="0"/>
            <w:i w:val="0"/>
            <w:color w:val="1D2733"/>
            <w:sz w:val="25"/>
            <w:lang w:val="en-US" w:eastAsia="zh-CN"/>
          </w:rPr>
          <w:delText>身份</w:delText>
        </w:r>
      </w:del>
      <w:r>
        <w:rPr>
          <w:rFonts w:hint="eastAsia" w:ascii="微软雅黑" w:hAnsi="微软雅黑" w:eastAsia="微软雅黑" w:cs="微软雅黑"/>
          <w:b w:val="0"/>
          <w:i w:val="0"/>
          <w:color w:val="1D2733"/>
          <w:sz w:val="25"/>
          <w:lang w:val="en-US" w:eastAsia="zh-CN"/>
        </w:rPr>
        <w:t>证</w:t>
      </w:r>
      <w:ins w:id="392" w:author="勇哥" w:date="2026-07-24T16:19:03Z">
        <w:r>
          <w:rPr>
            <w:rFonts w:hint="eastAsia" w:ascii="微软雅黑" w:hAnsi="微软雅黑" w:eastAsia="微软雅黑" w:cs="微软雅黑"/>
            <w:b w:val="0"/>
            <w:i w:val="0"/>
            <w:color w:val="1D2733"/>
            <w:sz w:val="25"/>
            <w:lang w:val="en-US" w:eastAsia="zh-CN"/>
          </w:rPr>
          <w:t>件</w:t>
        </w:r>
      </w:ins>
      <w:r>
        <w:rPr>
          <w:rFonts w:hint="eastAsia" w:ascii="微软雅黑" w:hAnsi="微软雅黑" w:eastAsia="微软雅黑" w:cs="微软雅黑"/>
          <w:b w:val="0"/>
          <w:i w:val="0"/>
          <w:color w:val="1D2733"/>
          <w:sz w:val="25"/>
          <w:lang w:val="en-US" w:eastAsia="zh-CN"/>
        </w:rPr>
        <w:t>号、合同号</w:t>
      </w:r>
      <w:r>
        <w:rPr>
          <w:rFonts w:hint="eastAsia" w:ascii="微软雅黑" w:hAnsi="微软雅黑" w:eastAsia="微软雅黑" w:cs="微软雅黑"/>
          <w:b w:val="0"/>
          <w:i w:val="0"/>
          <w:color w:val="1D2733"/>
          <w:sz w:val="25"/>
        </w:rPr>
        <w:t>一致时生成会员审核记录，会员获得“项目住户”身份标识，系统同步更新会员标签并关联项目专属权益、报修等服务权限；校验不一致时返回校验异常，提示会员上传信息与系统不一致。</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非员工和非住户通过OCR对</w:t>
      </w:r>
      <w:del w:id="393" w:author="勇哥" w:date="2026-07-24T16:18:24Z">
        <w:r>
          <w:rPr>
            <w:rFonts w:hint="eastAsia" w:ascii="微软雅黑" w:hAnsi="微软雅黑" w:eastAsia="微软雅黑" w:cs="微软雅黑"/>
            <w:b w:val="0"/>
            <w:i w:val="0"/>
            <w:color w:val="1D2733"/>
            <w:sz w:val="25"/>
          </w:rPr>
          <w:delText>身份</w:delText>
        </w:r>
      </w:del>
      <w:r>
        <w:rPr>
          <w:rFonts w:hint="eastAsia" w:ascii="微软雅黑" w:hAnsi="微软雅黑" w:eastAsia="微软雅黑" w:cs="微软雅黑"/>
          <w:b w:val="0"/>
          <w:i w:val="0"/>
          <w:color w:val="1D2733"/>
          <w:sz w:val="25"/>
        </w:rPr>
        <w:t>证</w:t>
      </w:r>
      <w:ins w:id="394" w:author="勇哥" w:date="2026-07-24T16:18:26Z">
        <w:r>
          <w:rPr>
            <w:rFonts w:hint="eastAsia" w:ascii="微软雅黑" w:hAnsi="微软雅黑" w:eastAsia="微软雅黑" w:cs="微软雅黑"/>
            <w:b w:val="0"/>
            <w:i w:val="0"/>
            <w:color w:val="1D2733"/>
            <w:sz w:val="25"/>
            <w:lang w:val="en-US" w:eastAsia="zh-CN"/>
          </w:rPr>
          <w:t>件</w:t>
        </w:r>
      </w:ins>
      <w:r>
        <w:rPr>
          <w:rFonts w:hint="eastAsia" w:ascii="微软雅黑" w:hAnsi="微软雅黑" w:eastAsia="微软雅黑" w:cs="微软雅黑"/>
          <w:b w:val="0"/>
          <w:i w:val="0"/>
          <w:color w:val="1D2733"/>
          <w:sz w:val="25"/>
        </w:rPr>
        <w:t>照片提取</w:t>
      </w:r>
      <w:r>
        <w:rPr>
          <w:rFonts w:hint="eastAsia" w:ascii="微软雅黑" w:hAnsi="微软雅黑" w:eastAsia="微软雅黑" w:cs="微软雅黑"/>
          <w:b w:val="0"/>
          <w:i w:val="0"/>
          <w:color w:val="1D2733"/>
          <w:sz w:val="25"/>
          <w:lang w:val="en-US" w:eastAsia="zh-CN"/>
        </w:rPr>
        <w:t>姓名、</w:t>
      </w:r>
      <w:del w:id="395" w:author="勇哥" w:date="2026-07-24T16:18:29Z">
        <w:r>
          <w:rPr>
            <w:rFonts w:hint="eastAsia" w:ascii="微软雅黑" w:hAnsi="微软雅黑" w:eastAsia="微软雅黑" w:cs="微软雅黑"/>
            <w:b w:val="0"/>
            <w:i w:val="0"/>
            <w:color w:val="1D2733"/>
            <w:sz w:val="25"/>
          </w:rPr>
          <w:delText>身份</w:delText>
        </w:r>
      </w:del>
      <w:r>
        <w:rPr>
          <w:rFonts w:hint="eastAsia" w:ascii="微软雅黑" w:hAnsi="微软雅黑" w:eastAsia="微软雅黑" w:cs="微软雅黑"/>
          <w:b w:val="0"/>
          <w:i w:val="0"/>
          <w:color w:val="1D2733"/>
          <w:sz w:val="25"/>
        </w:rPr>
        <w:t>证</w:t>
      </w:r>
      <w:ins w:id="396" w:author="勇哥" w:date="2026-07-24T16:18:30Z">
        <w:r>
          <w:rPr>
            <w:rFonts w:hint="eastAsia" w:ascii="微软雅黑" w:hAnsi="微软雅黑" w:eastAsia="微软雅黑" w:cs="微软雅黑"/>
            <w:b w:val="0"/>
            <w:i w:val="0"/>
            <w:color w:val="1D2733"/>
            <w:sz w:val="25"/>
            <w:lang w:val="en-US" w:eastAsia="zh-CN"/>
          </w:rPr>
          <w:t>件</w:t>
        </w:r>
      </w:ins>
      <w:r>
        <w:rPr>
          <w:rFonts w:hint="eastAsia" w:ascii="微软雅黑" w:hAnsi="微软雅黑" w:eastAsia="微软雅黑" w:cs="微软雅黑"/>
          <w:b w:val="0"/>
          <w:i w:val="0"/>
          <w:color w:val="1D2733"/>
          <w:sz w:val="25"/>
        </w:rPr>
        <w:t>号信息，</w:t>
      </w:r>
      <w:r>
        <w:rPr>
          <w:rFonts w:hint="eastAsia" w:ascii="微软雅黑" w:hAnsi="微软雅黑" w:eastAsia="微软雅黑" w:cs="微软雅黑"/>
          <w:b w:val="0"/>
          <w:i w:val="0"/>
          <w:color w:val="1D2733"/>
          <w:sz w:val="25"/>
          <w:lang w:val="en-US" w:eastAsia="zh-CN"/>
        </w:rPr>
        <w:t>通过</w:t>
      </w:r>
      <w:r>
        <w:rPr>
          <w:rFonts w:hint="eastAsia" w:ascii="微软雅黑" w:hAnsi="微软雅黑" w:eastAsia="微软雅黑" w:cs="微软雅黑"/>
          <w:b w:val="0"/>
          <w:i w:val="0"/>
          <w:color w:val="1D2733"/>
          <w:sz w:val="25"/>
        </w:rPr>
        <w:t>对接内部业务</w:t>
      </w:r>
      <w:r>
        <w:rPr>
          <w:rFonts w:hint="eastAsia" w:ascii="微软雅黑" w:hAnsi="微软雅黑" w:eastAsia="微软雅黑" w:cs="微软雅黑"/>
          <w:b w:val="0"/>
          <w:i w:val="0"/>
          <w:color w:val="1D2733"/>
          <w:sz w:val="25"/>
          <w:lang w:val="en-US" w:eastAsia="zh-CN"/>
        </w:rPr>
        <w:t>的数据</w:t>
      </w:r>
      <w:r>
        <w:rPr>
          <w:rFonts w:hint="eastAsia" w:ascii="微软雅黑" w:hAnsi="微软雅黑" w:eastAsia="微软雅黑" w:cs="微软雅黑"/>
          <w:b w:val="0"/>
          <w:i w:val="0"/>
          <w:color w:val="1D2733"/>
          <w:sz w:val="25"/>
        </w:rPr>
        <w:t>系统</w:t>
      </w:r>
      <w:r>
        <w:rPr>
          <w:rFonts w:hint="eastAsia" w:ascii="微软雅黑" w:hAnsi="微软雅黑" w:eastAsia="微软雅黑" w:cs="微软雅黑"/>
          <w:b w:val="0"/>
          <w:i w:val="0"/>
          <w:color w:val="1D2733"/>
          <w:sz w:val="25"/>
          <w:lang w:val="en-US" w:eastAsia="zh-CN"/>
        </w:rPr>
        <w:t>自动</w:t>
      </w:r>
      <w:r>
        <w:rPr>
          <w:rFonts w:hint="eastAsia" w:ascii="微软雅黑" w:hAnsi="微软雅黑" w:eastAsia="微软雅黑" w:cs="微软雅黑"/>
          <w:b w:val="0"/>
          <w:i w:val="0"/>
          <w:color w:val="1D2733"/>
          <w:sz w:val="25"/>
        </w:rPr>
        <w:t>校验一致性。校验</w:t>
      </w:r>
      <w:r>
        <w:rPr>
          <w:rFonts w:hint="eastAsia" w:ascii="微软雅黑" w:hAnsi="微软雅黑" w:eastAsia="微软雅黑" w:cs="微软雅黑"/>
          <w:b w:val="0"/>
          <w:i w:val="0"/>
          <w:color w:val="1D2733"/>
          <w:sz w:val="25"/>
          <w:lang w:val="en-US" w:eastAsia="zh-CN"/>
        </w:rPr>
        <w:t>姓名、</w:t>
      </w:r>
      <w:del w:id="397" w:author="勇哥" w:date="2026-07-24T16:18:35Z">
        <w:r>
          <w:rPr>
            <w:rFonts w:hint="eastAsia" w:ascii="微软雅黑" w:hAnsi="微软雅黑" w:eastAsia="微软雅黑" w:cs="微软雅黑"/>
            <w:b w:val="0"/>
            <w:i w:val="0"/>
            <w:color w:val="1D2733"/>
            <w:sz w:val="25"/>
            <w:lang w:val="en-US" w:eastAsia="zh-CN"/>
          </w:rPr>
          <w:delText>身份</w:delText>
        </w:r>
      </w:del>
      <w:r>
        <w:rPr>
          <w:rFonts w:hint="eastAsia" w:ascii="微软雅黑" w:hAnsi="微软雅黑" w:eastAsia="微软雅黑" w:cs="微软雅黑"/>
          <w:b w:val="0"/>
          <w:i w:val="0"/>
          <w:color w:val="1D2733"/>
          <w:sz w:val="25"/>
          <w:lang w:val="en-US" w:eastAsia="zh-CN"/>
        </w:rPr>
        <w:t>证</w:t>
      </w:r>
      <w:ins w:id="398" w:author="勇哥" w:date="2026-07-24T16:18:37Z">
        <w:r>
          <w:rPr>
            <w:rFonts w:hint="eastAsia" w:ascii="微软雅黑" w:hAnsi="微软雅黑" w:eastAsia="微软雅黑" w:cs="微软雅黑"/>
            <w:b w:val="0"/>
            <w:i w:val="0"/>
            <w:color w:val="1D2733"/>
            <w:sz w:val="25"/>
            <w:lang w:val="en-US" w:eastAsia="zh-CN"/>
          </w:rPr>
          <w:t>件</w:t>
        </w:r>
      </w:ins>
      <w:r>
        <w:rPr>
          <w:rFonts w:hint="eastAsia" w:ascii="微软雅黑" w:hAnsi="微软雅黑" w:eastAsia="微软雅黑" w:cs="微软雅黑"/>
          <w:b w:val="0"/>
          <w:i w:val="0"/>
          <w:color w:val="1D2733"/>
          <w:sz w:val="25"/>
          <w:lang w:val="en-US" w:eastAsia="zh-CN"/>
        </w:rPr>
        <w:t>号</w:t>
      </w:r>
      <w:r>
        <w:rPr>
          <w:rFonts w:hint="eastAsia" w:ascii="微软雅黑" w:hAnsi="微软雅黑" w:eastAsia="微软雅黑" w:cs="微软雅黑"/>
          <w:b w:val="0"/>
          <w:i w:val="0"/>
          <w:color w:val="1D2733"/>
          <w:sz w:val="25"/>
        </w:rPr>
        <w:t>一致时生成会员审核记录，会员获得“实名认证会员”身份标识，可享受基础会员权益，如积分累计、优惠券领取。未实名认证会员标识为非会员，限制部分高价值权益使用，如积分兑换实物、参与专属活动。审核不通过时通过通知中心反馈结果，会员可根据原因重新提交材料。</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3.5.2.3.4.3. 会员中心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会员中心首页展示会员等级（如金卡会员）、等级到期时间、当前成长值、距下一等级差距、消费积分、碳积分和会员注销入口。消费积分和碳积分点击后进入积分中心，碳积分提示需兑换为消费积分使用。</w:t>
      </w:r>
    </w:p>
    <w:p>
      <w:pPr>
        <w:spacing w:after="160" w:line="293" w:lineRule="auto"/>
        <w:ind w:firstLine="420"/>
        <w:rPr>
          <w:rFonts w:hint="eastAsia" w:ascii="微软雅黑" w:hAnsi="微软雅黑" w:eastAsia="微软雅黑" w:cs="微软雅黑"/>
          <w:lang w:val="en-US" w:eastAsia="zh-CN"/>
        </w:rPr>
      </w:pPr>
      <w:r>
        <w:rPr>
          <w:rFonts w:hint="eastAsia" w:ascii="微软雅黑" w:hAnsi="微软雅黑" w:eastAsia="微软雅黑" w:cs="微软雅黑"/>
          <w:b w:val="0"/>
          <w:i w:val="0"/>
          <w:color w:val="1D2733"/>
          <w:sz w:val="25"/>
          <w:lang w:val="en-US" w:eastAsia="zh-CN"/>
        </w:rPr>
        <w:t>权益模块</w:t>
      </w:r>
      <w:r>
        <w:rPr>
          <w:rFonts w:hint="eastAsia" w:ascii="微软雅黑" w:hAnsi="微软雅黑" w:eastAsia="微软雅黑" w:cs="微软雅黑"/>
          <w:b w:val="0"/>
          <w:i w:val="0"/>
          <w:color w:val="1D2733"/>
          <w:sz w:val="25"/>
        </w:rPr>
        <w:t>展示当前等级专享权益，如生日礼券权益、积分倍享权益</w:t>
      </w:r>
      <w:del w:id="399" w:author="勇哥" w:date="2026-07-24T16:14:56Z">
        <w:r>
          <w:rPr>
            <w:rFonts w:hint="eastAsia" w:ascii="微软雅黑" w:hAnsi="微软雅黑" w:eastAsia="微软雅黑" w:cs="微软雅黑"/>
            <w:b w:val="0"/>
            <w:i w:val="0"/>
            <w:color w:val="1D2733"/>
            <w:sz w:val="25"/>
          </w:rPr>
          <w:delText>、优先选房权益</w:delText>
        </w:r>
      </w:del>
      <w:r>
        <w:rPr>
          <w:rFonts w:hint="eastAsia" w:ascii="微软雅黑" w:hAnsi="微软雅黑" w:eastAsia="微软雅黑" w:cs="微软雅黑"/>
          <w:b w:val="0"/>
          <w:i w:val="0"/>
          <w:color w:val="1D2733"/>
          <w:sz w:val="25"/>
        </w:rPr>
        <w:t>、专属客服权益、免费搬家权益等，支持立即领取或去使用。权益使用时可弹出二维码核验，工作人员确认后权益状态同步为已使用。</w:t>
      </w:r>
      <w:r>
        <w:rPr>
          <w:rFonts w:hint="eastAsia" w:ascii="微软雅黑" w:hAnsi="微软雅黑" w:eastAsia="微软雅黑" w:cs="微软雅黑"/>
          <w:b w:val="0"/>
          <w:i w:val="0"/>
          <w:color w:val="1D2733"/>
          <w:sz w:val="25"/>
          <w:lang w:val="en-US" w:eastAsia="zh-CN"/>
        </w:rPr>
        <w:t>支持展示不同权益等级可享受的权益。</w:t>
      </w:r>
    </w:p>
    <w:p>
      <w:pPr>
        <w:keepNext w:val="0"/>
        <w:keepLines w:val="0"/>
        <w:widowControl/>
        <w:suppressLineNumbers w:val="0"/>
        <w:ind w:firstLine="500" w:firstLineChars="200"/>
        <w:jc w:val="left"/>
        <w:rPr>
          <w:rFonts w:hint="eastAsia" w:ascii="微软雅黑" w:hAnsi="微软雅黑" w:eastAsia="微软雅黑" w:cs="微软雅黑"/>
        </w:rPr>
        <w:pPrChange w:id="400" w:author="勇哥" w:date="2026-07-24T16:15:19Z">
          <w:pPr>
            <w:keepNext w:val="0"/>
            <w:keepLines w:val="0"/>
            <w:widowControl/>
            <w:suppressLineNumbers w:val="0"/>
            <w:ind w:firstLine="720" w:firstLineChars="0"/>
            <w:jc w:val="left"/>
          </w:pPr>
        </w:pPrChange>
      </w:pPr>
      <w:r>
        <w:rPr>
          <w:rFonts w:hint="eastAsia" w:ascii="微软雅黑" w:hAnsi="微软雅黑" w:eastAsia="微软雅黑" w:cs="微软雅黑"/>
          <w:b w:val="0"/>
          <w:i w:val="0"/>
          <w:color w:val="1D2733"/>
          <w:sz w:val="25"/>
          <w:lang w:val="en-US" w:eastAsia="zh-CN"/>
        </w:rPr>
        <w:t>积分模块展示</w:t>
      </w:r>
      <w:r>
        <w:rPr>
          <w:rFonts w:hint="eastAsia" w:ascii="微软雅黑" w:hAnsi="微软雅黑" w:eastAsia="微软雅黑" w:cs="微软雅黑"/>
          <w:b w:val="0"/>
          <w:i w:val="0"/>
          <w:color w:val="1D2733"/>
          <w:sz w:val="25"/>
        </w:rPr>
        <w:t>当前等级</w:t>
      </w:r>
      <w:r>
        <w:rPr>
          <w:rFonts w:hint="eastAsia" w:ascii="微软雅黑" w:hAnsi="微软雅黑" w:eastAsia="微软雅黑" w:cs="微软雅黑"/>
          <w:b w:val="0"/>
          <w:i w:val="0"/>
          <w:color w:val="1D2733"/>
          <w:sz w:val="25"/>
          <w:lang w:val="en-US" w:eastAsia="zh-CN"/>
        </w:rPr>
        <w:t>可享受的优惠卷</w:t>
      </w:r>
      <w:r>
        <w:rPr>
          <w:rFonts w:hint="eastAsia" w:ascii="微软雅黑" w:hAnsi="微软雅黑" w:eastAsia="微软雅黑" w:cs="微软雅黑"/>
          <w:b w:val="0"/>
          <w:i w:val="0"/>
          <w:color w:val="1D2733"/>
          <w:sz w:val="25"/>
        </w:rPr>
        <w:t>，</w:t>
      </w:r>
      <w:r>
        <w:rPr>
          <w:rFonts w:hint="eastAsia" w:ascii="微软雅黑" w:hAnsi="微软雅黑" w:eastAsia="微软雅黑" w:cs="微软雅黑"/>
          <w:b w:val="0"/>
          <w:i w:val="0"/>
          <w:color w:val="1D2733"/>
          <w:sz w:val="25"/>
          <w:lang w:val="en-US" w:eastAsia="zh-CN"/>
        </w:rPr>
        <w:t>2000积分兑家政服务</w:t>
      </w:r>
      <w:r>
        <w:rPr>
          <w:rFonts w:hint="eastAsia" w:ascii="微软雅黑" w:hAnsi="微软雅黑" w:eastAsia="微软雅黑" w:cs="微软雅黑"/>
          <w:b w:val="0"/>
          <w:i w:val="0"/>
          <w:color w:val="1D2733"/>
          <w:sz w:val="25"/>
        </w:rPr>
        <w:t>等兑换项，点击进入优惠券管理完成兑换或查看券包。</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会员注销入口需触发身份验证和注销前权益/资产确认，确认会员身份是否一致、是否存在未使用权益、已领取未核销优惠券、积分余额等事项。存在未使用权益</w:t>
      </w:r>
      <w:ins w:id="401" w:author="勇哥" w:date="2026-07-24T16:15:53Z">
        <w:r>
          <w:rPr>
            <w:rFonts w:hint="eastAsia" w:ascii="微软雅黑" w:hAnsi="微软雅黑" w:eastAsia="微软雅黑" w:cs="微软雅黑"/>
            <w:b w:val="0"/>
            <w:i w:val="0"/>
            <w:color w:val="1D2733"/>
            <w:sz w:val="25"/>
            <w:lang w:eastAsia="zh-CN"/>
          </w:rPr>
          <w:t>、</w:t>
        </w:r>
      </w:ins>
      <w:ins w:id="402" w:author="勇哥" w:date="2026-07-24T16:15:55Z">
        <w:r>
          <w:rPr>
            <w:rFonts w:hint="eastAsia" w:ascii="微软雅黑" w:hAnsi="微软雅黑" w:eastAsia="微软雅黑" w:cs="微软雅黑"/>
            <w:b w:val="0"/>
            <w:i w:val="0"/>
            <w:color w:val="1D2733"/>
            <w:sz w:val="25"/>
            <w:lang w:val="en-US" w:eastAsia="zh-CN"/>
          </w:rPr>
          <w:t>优</w:t>
        </w:r>
      </w:ins>
      <w:ins w:id="403" w:author="勇哥" w:date="2026-07-24T16:15:56Z">
        <w:r>
          <w:rPr>
            <w:rFonts w:hint="eastAsia" w:ascii="微软雅黑" w:hAnsi="微软雅黑" w:eastAsia="微软雅黑" w:cs="微软雅黑"/>
            <w:b w:val="0"/>
            <w:i w:val="0"/>
            <w:color w:val="1D2733"/>
            <w:sz w:val="25"/>
            <w:lang w:val="en-US" w:eastAsia="zh-CN"/>
          </w:rPr>
          <w:t>惠</w:t>
        </w:r>
      </w:ins>
      <w:ins w:id="404" w:author="勇哥" w:date="2026-07-24T16:15:59Z">
        <w:r>
          <w:rPr>
            <w:rFonts w:hint="eastAsia" w:ascii="微软雅黑" w:hAnsi="微软雅黑" w:eastAsia="微软雅黑" w:cs="微软雅黑"/>
            <w:b w:val="0"/>
            <w:i w:val="0"/>
            <w:color w:val="1D2733"/>
            <w:sz w:val="25"/>
            <w:lang w:val="en-US" w:eastAsia="zh-CN"/>
          </w:rPr>
          <w:t>劵</w:t>
        </w:r>
      </w:ins>
      <w:r>
        <w:rPr>
          <w:rFonts w:hint="eastAsia" w:ascii="微软雅黑" w:hAnsi="微软雅黑" w:eastAsia="微软雅黑" w:cs="微软雅黑"/>
          <w:b w:val="0"/>
          <w:i w:val="0"/>
          <w:color w:val="1D2733"/>
          <w:sz w:val="25"/>
        </w:rPr>
        <w:t>时弹出确认框</w:t>
      </w:r>
      <w:r>
        <w:rPr>
          <w:rFonts w:hint="eastAsia" w:ascii="微软雅黑" w:hAnsi="微软雅黑" w:eastAsia="微软雅黑" w:cs="微软雅黑"/>
          <w:b w:val="0"/>
          <w:i w:val="0"/>
          <w:color w:val="1D2733"/>
          <w:sz w:val="25"/>
          <w:lang w:val="en-US" w:eastAsia="zh-CN"/>
        </w:rPr>
        <w:t>是否注销</w:t>
      </w:r>
      <w:r>
        <w:rPr>
          <w:rFonts w:hint="eastAsia" w:ascii="微软雅黑" w:hAnsi="微软雅黑" w:eastAsia="微软雅黑" w:cs="微软雅黑"/>
          <w:b w:val="0"/>
          <w:i w:val="0"/>
          <w:color w:val="1D2733"/>
          <w:sz w:val="25"/>
        </w:rPr>
        <w:t>；注销通过后后台会员注销管理记录注销</w:t>
      </w:r>
      <w:del w:id="405" w:author="勇哥" w:date="2026-07-24T16:16:40Z">
        <w:r>
          <w:rPr>
            <w:rFonts w:hint="eastAsia" w:ascii="微软雅黑" w:hAnsi="微软雅黑" w:eastAsia="微软雅黑" w:cs="微软雅黑"/>
            <w:b w:val="0"/>
            <w:i w:val="0"/>
            <w:color w:val="1D2733"/>
            <w:sz w:val="25"/>
          </w:rPr>
          <w:delText>申请、</w:delText>
        </w:r>
      </w:del>
      <w:r>
        <w:rPr>
          <w:rFonts w:hint="eastAsia" w:ascii="微软雅黑" w:hAnsi="微软雅黑" w:eastAsia="微软雅黑" w:cs="微软雅黑"/>
          <w:b w:val="0"/>
          <w:i w:val="0"/>
          <w:color w:val="1D2733"/>
          <w:sz w:val="25"/>
        </w:rPr>
        <w:t>处理结果和历史数据留存口径。</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3.5.2.3.4.4. 积分中心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积分中心展示积分总余额、可用积分、冻结积分。用户可按近7天、近30天、自定义时间筛选积分明细，并按全部、获取、消耗筛选交易类型。</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积分明细展示签到获取、兑换优惠券消耗、营销活动奖励、物业缴费返积分、生日权益奖励、兑换待核销冻结、冻结积分解冻等记录，包含交易时间、获取/消耗方向、交易金额或关联对象和积分变动数量。</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积分兑换用于展示积分兑换</w:t>
      </w:r>
      <w:r>
        <w:rPr>
          <w:rFonts w:hint="eastAsia" w:ascii="微软雅黑" w:hAnsi="微软雅黑" w:eastAsia="微软雅黑" w:cs="微软雅黑"/>
          <w:b w:val="0"/>
          <w:i w:val="0"/>
          <w:color w:val="1D2733"/>
          <w:sz w:val="25"/>
          <w:lang w:val="en-US" w:eastAsia="zh-CN"/>
        </w:rPr>
        <w:t>优惠</w:t>
      </w:r>
      <w:r>
        <w:rPr>
          <w:rFonts w:hint="eastAsia" w:ascii="微软雅黑" w:hAnsi="微软雅黑" w:eastAsia="微软雅黑" w:cs="微软雅黑"/>
          <w:b w:val="0"/>
          <w:i w:val="0"/>
          <w:color w:val="1D2733"/>
          <w:sz w:val="25"/>
        </w:rPr>
        <w:t>券，对接优惠券</w:t>
      </w:r>
      <w:r>
        <w:rPr>
          <w:rFonts w:hint="eastAsia" w:ascii="微软雅黑" w:hAnsi="微软雅黑" w:eastAsia="微软雅黑" w:cs="微软雅黑"/>
          <w:b w:val="0"/>
          <w:i w:val="0"/>
          <w:color w:val="1D2733"/>
          <w:sz w:val="25"/>
          <w:lang w:val="en-US" w:eastAsia="zh-CN"/>
        </w:rPr>
        <w:t>模块</w:t>
      </w:r>
      <w:r>
        <w:rPr>
          <w:rFonts w:hint="eastAsia" w:ascii="微软雅黑" w:hAnsi="微软雅黑" w:eastAsia="微软雅黑" w:cs="微软雅黑"/>
          <w:b w:val="0"/>
          <w:i w:val="0"/>
          <w:color w:val="1D2733"/>
          <w:sz w:val="25"/>
        </w:rPr>
        <w:t>。会员选择指定</w:t>
      </w:r>
      <w:r>
        <w:rPr>
          <w:rFonts w:hint="eastAsia" w:ascii="微软雅黑" w:hAnsi="微软雅黑" w:eastAsia="微软雅黑" w:cs="微软雅黑"/>
          <w:b w:val="0"/>
          <w:i w:val="0"/>
          <w:color w:val="1D2733"/>
          <w:sz w:val="25"/>
          <w:lang w:val="en-US" w:eastAsia="zh-CN"/>
        </w:rPr>
        <w:t>优惠</w:t>
      </w:r>
      <w:r>
        <w:rPr>
          <w:rFonts w:hint="eastAsia" w:ascii="微软雅黑" w:hAnsi="微软雅黑" w:eastAsia="微软雅黑" w:cs="微软雅黑"/>
          <w:b w:val="0"/>
          <w:i w:val="0"/>
          <w:color w:val="1D2733"/>
          <w:sz w:val="25"/>
        </w:rPr>
        <w:t>券后，系统实时扣减积分并将</w:t>
      </w:r>
      <w:r>
        <w:rPr>
          <w:rFonts w:hint="eastAsia" w:ascii="微软雅黑" w:hAnsi="微软雅黑" w:eastAsia="微软雅黑" w:cs="微软雅黑"/>
          <w:b w:val="0"/>
          <w:i w:val="0"/>
          <w:color w:val="1D2733"/>
          <w:sz w:val="25"/>
          <w:lang w:val="en-US" w:eastAsia="zh-CN"/>
        </w:rPr>
        <w:t>优惠</w:t>
      </w:r>
      <w:r>
        <w:rPr>
          <w:rFonts w:hint="eastAsia" w:ascii="微软雅黑" w:hAnsi="微软雅黑" w:eastAsia="微软雅黑" w:cs="微软雅黑"/>
          <w:b w:val="0"/>
          <w:i w:val="0"/>
          <w:color w:val="1D2733"/>
          <w:sz w:val="25"/>
        </w:rPr>
        <w:t>券自动发放至会员券账户；C端兑换的积分扣除需同步到后台会员中心、积分账户、积分明细和清结算相关报表。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积分过期提醒通过站内消息触达会员。积分余额、冻结积分、即将过期积分和积分明细均来源于后台积分账户和积分流水。</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3.5.2.3.4.5. 权益中心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按会员等级权益展示可领取权益。权益卡片需包含权益名称、权益内容、领取条件、有效期和剩余名额（如有）。权益示例包括生日礼券权益、积分倍享权益、优先选房权益、专属客服权益、免费搬家权益、员工食堂折扣权益、员工停车优惠权益、项目住户维修优先权益。</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满足领取条件（如等级达标、身份认证通过）时，权益卡片显示立即领取按钮；领取后权益状态更新为已领取，并关联至会员权益账户。权益领取后需通过站内向会员发送通知，包含权益使用规则与有效期提醒。</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领取后展示使用指引：线下权益需展示使用门店地址、核销方式和二维码；线上权益需展示使用入口，如优惠券兑换链接。工作人员核对会员身份及权益内容后确认核销，后台同步权益状态、核销时间和核销人员。</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3.5.2.3.4.6. 优惠券管理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优惠券管理承接积分换券、券中心主动领取和券包查看。C端按优惠券状态分类展示待使用、已使用；待使用优惠券需突出显示有效期</w:t>
      </w:r>
      <w:del w:id="406" w:author="勇哥" w:date="2026-07-24T16:10:06Z">
        <w:r>
          <w:rPr>
            <w:rFonts w:hint="eastAsia" w:ascii="微软雅黑" w:hAnsi="微软雅黑" w:eastAsia="微软雅黑" w:cs="微软雅黑"/>
            <w:b w:val="0"/>
            <w:i w:val="0"/>
            <w:color w:val="1D2733"/>
            <w:sz w:val="25"/>
          </w:rPr>
          <w:delText>，不可用优惠券需标注不可用原因，如已过期或未满足使用条件</w:delText>
        </w:r>
      </w:del>
      <w:r>
        <w:rPr>
          <w:rFonts w:hint="eastAsia" w:ascii="微软雅黑" w:hAnsi="微软雅黑" w:eastAsia="微软雅黑" w:cs="微软雅黑"/>
          <w:b w:val="0"/>
          <w:i w:val="0"/>
          <w:color w:val="1D2733"/>
          <w:sz w:val="25"/>
        </w:rPr>
        <w:t>。会员可查看单张优惠券详情，包括使用规则、适用范围和</w:t>
      </w:r>
      <w:del w:id="407" w:author="勇哥" w:date="2026-07-24T16:10:56Z">
        <w:r>
          <w:rPr>
            <w:rFonts w:hint="default" w:ascii="微软雅黑" w:hAnsi="微软雅黑" w:eastAsia="微软雅黑" w:cs="微软雅黑"/>
            <w:b w:val="0"/>
            <w:i w:val="0"/>
            <w:color w:val="1D2733"/>
            <w:sz w:val="25"/>
            <w:lang w:val="en-US"/>
          </w:rPr>
          <w:delText>核销</w:delText>
        </w:r>
      </w:del>
      <w:ins w:id="408" w:author="勇哥" w:date="2026-07-24T16:10:56Z">
        <w:r>
          <w:rPr>
            <w:rFonts w:hint="eastAsia" w:ascii="微软雅黑" w:hAnsi="微软雅黑" w:eastAsia="微软雅黑" w:cs="微软雅黑"/>
            <w:b w:val="0"/>
            <w:i w:val="0"/>
            <w:color w:val="1D2733"/>
            <w:sz w:val="25"/>
            <w:lang w:val="en-US" w:eastAsia="zh-CN"/>
          </w:rPr>
          <w:t>已</w:t>
        </w:r>
      </w:ins>
      <w:ins w:id="409" w:author="勇哥" w:date="2026-07-24T16:10:58Z">
        <w:r>
          <w:rPr>
            <w:rFonts w:hint="eastAsia" w:ascii="微软雅黑" w:hAnsi="微软雅黑" w:eastAsia="微软雅黑" w:cs="微软雅黑"/>
            <w:b w:val="0"/>
            <w:i w:val="0"/>
            <w:color w:val="1D2733"/>
            <w:sz w:val="25"/>
            <w:lang w:val="en-US" w:eastAsia="zh-CN"/>
          </w:rPr>
          <w:t>使用</w:t>
        </w:r>
      </w:ins>
      <w:r>
        <w:rPr>
          <w:rFonts w:hint="eastAsia" w:ascii="微软雅黑" w:hAnsi="微软雅黑" w:eastAsia="微软雅黑" w:cs="微软雅黑"/>
          <w:b w:val="0"/>
          <w:i w:val="0"/>
          <w:color w:val="1D2733"/>
          <w:sz w:val="25"/>
        </w:rPr>
        <w:t>记录。</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会员主动领取或兑换优惠券时生成会员券账户记录；积分兑换优惠券时扣减相应积分。系统自动校验使用条件，符合条件则自动抵扣。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线下核销场景中，会员出示优惠券券码或二维码，商户通过券助手工具扫描核销或扫一扫扫描核销，核销数据实时同步至会员系统，确保C端优惠券状态即时更新为已使用。核销结果同步后台优惠券核销管理和清结算报表。</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3.5.2.3.4.7. 通知中心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通知中心展示小程序消息列表，区分未读状态。消息类型包括权益领取成功、积分即将过期、会员注销校验未通过、优惠券到账等。</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通知内容由后台会员、积分、权益、优惠券、营销和审核结果触发。用户通过通知可及时处理即将过期积分、未使用优惠券、注销校验未通过等事项，减少资产过期和服务争议。</w:t>
      </w:r>
    </w:p>
    <w:p>
      <w:pPr>
        <w:pStyle w:val="7"/>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3.5.2.3.6. 权限、审计与安全要求</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小程序登录需基于微信授权能力获取手机号，并与会员ID、OneID建立可信关联，避免同一手机号多主体误绑定。</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身份证照片、租赁合同等认证材料属于敏感资料，传输、存储、访问和展示需受权限控制，后台审核人员按角色查看。</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手机号、身份证号、会员ID、OneID等敏感字段在小程序和后台均应遵循脱敏策略，必要时只展示部分信息。</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权益领取、积分兑换、优惠券核销、碳积分兑换、会员注销等关键操作需保留操作时间、结果和关联业务单号。</w:t>
      </w:r>
    </w:p>
    <w:p>
      <w:pPr>
        <w:pStyle w:val="16"/>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小程序与后台会员、积分、权益、优惠券、通知状态需保持一致，失败或延迟同步时应有重试和提示机制。</w:t>
      </w:r>
    </w:p>
    <w:p>
      <w:pPr>
        <w:pStyle w:val="3"/>
        <w:spacing w:before="280" w:after="100" w:line="293" w:lineRule="auto"/>
        <w:rPr>
          <w:rFonts w:hint="eastAsia" w:ascii="微软雅黑" w:hAnsi="微软雅黑" w:eastAsia="微软雅黑" w:cs="微软雅黑"/>
        </w:rPr>
      </w:pPr>
      <w:bookmarkStart w:id="30" w:name="_Toc1075441127"/>
      <w:r>
        <w:rPr>
          <w:rFonts w:hint="eastAsia" w:ascii="微软雅黑" w:hAnsi="微软雅黑" w:eastAsia="微软雅黑" w:cs="微软雅黑"/>
          <w:b/>
          <w:i w:val="0"/>
          <w:sz w:val="40"/>
        </w:rPr>
        <w:t>4. 接口要求</w:t>
      </w:r>
      <w:bookmarkEnd w:id="30"/>
    </w:p>
    <w:p>
      <w:pPr>
        <w:pStyle w:val="4"/>
        <w:spacing w:before="160" w:after="100" w:line="293" w:lineRule="auto"/>
        <w:rPr>
          <w:rFonts w:hint="eastAsia" w:ascii="微软雅黑" w:hAnsi="微软雅黑" w:eastAsia="微软雅黑" w:cs="微软雅黑"/>
          <w:b/>
          <w:i w:val="0"/>
          <w:sz w:val="34"/>
        </w:rPr>
      </w:pPr>
      <w:bookmarkStart w:id="31" w:name="_Toc1716648337"/>
      <w:r>
        <w:rPr>
          <w:rFonts w:hint="eastAsia" w:ascii="微软雅黑" w:hAnsi="微软雅黑" w:eastAsia="微软雅黑" w:cs="微软雅黑"/>
          <w:b/>
          <w:i w:val="0"/>
          <w:sz w:val="34"/>
        </w:rPr>
        <w:t>4.1. 总体对接规划</w:t>
      </w:r>
      <w:bookmarkEnd w:id="31"/>
    </w:p>
    <w:p>
      <w:pPr>
        <w:pStyle w:val="4"/>
        <w:spacing w:before="240" w:after="120" w:line="264" w:lineRule="auto"/>
        <w:rPr>
          <w:rFonts w:hint="eastAsia" w:ascii="微软雅黑" w:hAnsi="微软雅黑" w:eastAsia="微软雅黑" w:cs="微软雅黑"/>
        </w:rPr>
      </w:pPr>
      <w:bookmarkStart w:id="32" w:name="_Toc265802514"/>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1.1 建设目标</w:t>
      </w:r>
      <w:bookmarkEnd w:id="32"/>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统一上报入口：</w:t>
      </w:r>
      <w:r>
        <w:rPr>
          <w:rFonts w:hint="eastAsia" w:ascii="微软雅黑" w:hAnsi="微软雅黑" w:eastAsia="微软雅黑" w:cs="微软雅黑"/>
          <w:sz w:val="21"/>
        </w:rPr>
        <w:t>外部系统通过标准化开放接口向智能客服-CDP上报客户主档、行为、停车、充电、满意度、标签、权益核销和积分等数据。</w:t>
      </w:r>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统一客户识别：</w:t>
      </w:r>
      <w:r>
        <w:rPr>
          <w:rFonts w:hint="eastAsia" w:ascii="微软雅黑" w:hAnsi="微软雅黑" w:eastAsia="微软雅黑" w:cs="微软雅黑"/>
          <w:sz w:val="21"/>
        </w:rPr>
        <w:t>以OneID为核心统一客户身份，兼容memberId、手机号、UnionID、外部客户ID、车牌、证件号等多种识别方式。</w:t>
      </w:r>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统一查询服务：</w:t>
      </w:r>
      <w:r>
        <w:rPr>
          <w:rFonts w:hint="eastAsia" w:ascii="微软雅黑" w:hAnsi="微软雅黑" w:eastAsia="微软雅黑" w:cs="微软雅黑"/>
          <w:sz w:val="21"/>
        </w:rPr>
        <w:t>智能客服-CDP处理后的客户档案、标签画像、身份判断、积分账户、成长明细和清结算数据通过接口对授权系统开放查询。</w:t>
      </w:r>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统一治理审计：</w:t>
      </w:r>
      <w:r>
        <w:rPr>
          <w:rFonts w:hint="eastAsia" w:ascii="微软雅黑" w:hAnsi="微软雅黑" w:eastAsia="微软雅黑" w:cs="微软雅黑"/>
          <w:sz w:val="21"/>
        </w:rPr>
        <w:t>所有外部接口接入网关和integration-service，落实签名认证、幂等、防重放、脱敏、数据权限、调用日志和重试补偿。</w:t>
      </w:r>
    </w:p>
    <w:p>
      <w:pPr>
        <w:pStyle w:val="4"/>
        <w:spacing w:before="240" w:after="120" w:line="264" w:lineRule="auto"/>
        <w:rPr>
          <w:rFonts w:hint="eastAsia" w:ascii="微软雅黑" w:hAnsi="微软雅黑" w:eastAsia="微软雅黑" w:cs="微软雅黑"/>
        </w:rPr>
      </w:pPr>
      <w:bookmarkStart w:id="33" w:name="_Toc576867038"/>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1.2 总体架构规划</w:t>
      </w:r>
      <w:bookmarkEnd w:id="33"/>
    </w:p>
    <w:p>
      <w:pPr>
        <w:pStyle w:val="14"/>
        <w:spacing w:before="0" w:after="80" w:line="280" w:lineRule="auto"/>
        <w:rPr>
          <w:rFonts w:hint="eastAsia" w:ascii="微软雅黑" w:hAnsi="微软雅黑" w:eastAsia="微软雅黑" w:cs="微软雅黑"/>
        </w:rPr>
      </w:pPr>
      <w:r>
        <w:rPr>
          <w:rFonts w:hint="eastAsia" w:ascii="微软雅黑" w:hAnsi="微软雅黑" w:eastAsia="微软雅黑" w:cs="微软雅黑"/>
          <w:sz w:val="21"/>
        </w:rPr>
        <w:t>外部系统不直接访问CDP、积分、权益等内部库，只通过开放接口或适配层接入。</w:t>
      </w:r>
    </w:p>
    <w:p>
      <w:pPr>
        <w:pStyle w:val="14"/>
        <w:spacing w:before="0" w:after="80" w:line="280" w:lineRule="auto"/>
        <w:rPr>
          <w:rFonts w:hint="eastAsia" w:ascii="微软雅黑" w:hAnsi="微软雅黑" w:eastAsia="微软雅黑" w:cs="微软雅黑"/>
        </w:rPr>
      </w:pPr>
      <w:r>
        <w:rPr>
          <w:rFonts w:hint="eastAsia" w:ascii="微软雅黑" w:hAnsi="微软雅黑" w:eastAsia="微软雅黑" w:cs="微软雅黑"/>
          <w:sz w:val="21"/>
        </w:rPr>
        <w:t>API网关负责路由、限流、IP白名单、签名校验和基础鉴权；integration-service负责协议适配、字段映射、幂等、日志、重试和告警。</w:t>
      </w:r>
    </w:p>
    <w:p>
      <w:pPr>
        <w:pStyle w:val="14"/>
        <w:spacing w:before="0" w:after="80" w:line="280" w:lineRule="auto"/>
        <w:rPr>
          <w:rFonts w:hint="eastAsia" w:ascii="微软雅黑" w:hAnsi="微软雅黑" w:eastAsia="微软雅黑" w:cs="微软雅黑"/>
        </w:rPr>
      </w:pPr>
      <w:r>
        <w:rPr>
          <w:rFonts w:hint="eastAsia" w:ascii="微软雅黑" w:hAnsi="微软雅黑" w:eastAsia="微软雅黑" w:cs="微软雅黑"/>
          <w:sz w:val="21"/>
        </w:rPr>
        <w:t>CDP负责客户数据采集、清洗去重、OneID识别、标签画像计算、客户档案查询和对外决策服务。</w:t>
      </w:r>
    </w:p>
    <w:p>
      <w:pPr>
        <w:pStyle w:val="14"/>
        <w:spacing w:before="0" w:after="80" w:line="280" w:lineRule="auto"/>
        <w:rPr>
          <w:rFonts w:hint="eastAsia" w:ascii="微软雅黑" w:hAnsi="微软雅黑" w:eastAsia="微软雅黑" w:cs="微软雅黑"/>
        </w:rPr>
      </w:pPr>
      <w:r>
        <w:rPr>
          <w:rFonts w:hint="eastAsia" w:ascii="微软雅黑" w:hAnsi="微软雅黑" w:eastAsia="微软雅黑" w:cs="微软雅黑"/>
          <w:sz w:val="21"/>
        </w:rPr>
        <w:t>会员积分与会员权益服务分别负责积分账户、积分流水、等级成长、权益核销等资产数据，CDP只做聚合和查询编排，不绕过资产服务直接改账。</w:t>
      </w:r>
    </w:p>
    <w:p>
      <w:pPr>
        <w:pStyle w:val="14"/>
        <w:spacing w:before="0" w:after="80" w:line="280" w:lineRule="auto"/>
        <w:rPr>
          <w:rFonts w:hint="eastAsia" w:ascii="微软雅黑" w:hAnsi="微软雅黑" w:eastAsia="微软雅黑" w:cs="微软雅黑"/>
        </w:rPr>
      </w:pPr>
      <w:r>
        <w:rPr>
          <w:rFonts w:hint="eastAsia" w:ascii="微软雅黑" w:hAnsi="微软雅黑" w:eastAsia="微软雅黑" w:cs="微软雅黑"/>
          <w:sz w:val="21"/>
        </w:rPr>
        <w:t>财务、营销、400等系统按授权范围查询处理后的数据，敏感字段默认脱敏，外部营销仅返回是否命中，不返回标签明细。</w:t>
      </w:r>
    </w:p>
    <w:p>
      <w:pPr>
        <w:pStyle w:val="4"/>
        <w:spacing w:before="240" w:after="120" w:line="264" w:lineRule="auto"/>
        <w:rPr>
          <w:rFonts w:hint="eastAsia" w:ascii="微软雅黑" w:hAnsi="微软雅黑" w:eastAsia="微软雅黑" w:cs="微软雅黑"/>
        </w:rPr>
      </w:pPr>
      <w:bookmarkStart w:id="34" w:name="_Toc1663125108"/>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1.3 对接系统与数据对象</w:t>
      </w:r>
      <w:bookmarkEnd w:id="34"/>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2088" w:type="dxa"/>
            <w:shd w:val="clear" w:color="auto" w:fill="E8EEF5"/>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对接系统</w:t>
            </w:r>
          </w:p>
        </w:tc>
        <w:tc>
          <w:tcPr>
            <w:tcW w:w="5112" w:type="dxa"/>
            <w:shd w:val="clear" w:color="auto" w:fill="E8EEF5"/>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主要数据对象/接口诉求</w:t>
            </w:r>
          </w:p>
        </w:tc>
        <w:tc>
          <w:tcPr>
            <w:tcW w:w="2160" w:type="dxa"/>
            <w:shd w:val="clear" w:color="auto" w:fill="E8EEF5"/>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建议接入策略</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充电桩系统【安邻充】</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上报用户充电记录至智能客服-CDP；对接充电优惠至会员积分</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实时上报为主，历史数据批量补录</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停车系统</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上报车辆信息、停车记录至智能客服-CDP；对接停车优惠至会员积分</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车辆主数据实时/准实时，停车流水实时</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商业会员系统（安荟邻）</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上报客户基础信息、积分规则、存量积分、权益核销、行为数据；接收积分、会员等级、成长明细、客户标签</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双向集成，先做基础信息和积分，再做标签回传</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好社区</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上报客户基础信息、积分规则、权益核销、满意度、行为数据；接收积分、会员等级、成长明细、客户标签</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双向集成，满意度可按会话/工单维度上报</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客户通</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基于企业微信获取客户标签数据并纳入CDP标签体系</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优先采用企微授权接口或客户通开放接口</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安居乐寓</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上报客户基础信息和行为数据；接收积分规则、积分资产、会员等级、成长明细、客户标签</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双向集成，积分规则以CDP/会员积分中台为准</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智能客服-400</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查询并维护CDP客户基础信息、标签；上报客户满意度数据</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查询实时，修改走审计与权限控制</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财务系统</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接收积分清结算数据，用于对账与财务处理</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日清/月结批量接口，可支持重推</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外部营销系统</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调用用户身份、画像标签判断接口，只返回是否命中，不返回明细</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低敏决策接口，默认仅返回布尔结果</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拓展板块</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预留OA、公共认证平台、财务系统等后续适配</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统一纳入integration-service适配层</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35" w:name="_Toc496540804"/>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1.4 分阶段实施</w:t>
      </w:r>
      <w:bookmarkEnd w:id="35"/>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22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阶段</w:t>
            </w:r>
          </w:p>
        </w:tc>
        <w:tc>
          <w:tcPr>
            <w:tcW w:w="540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建设内容</w:t>
            </w:r>
          </w:p>
        </w:tc>
        <w:tc>
          <w:tcPr>
            <w:tcW w:w="273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目标</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第一阶段</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统一接口规范、网关接入、客户基础信息、身份映射、充电/停车/行为数据上报、客户档案和标签查询</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先打通主链路，完成OneID识别和基础画像沉淀</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第二阶段</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积分规则、存量积分、积分账户/明细查询、会员等级和成长明细、权益核销、满意度上报</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让业务系统可查询会员资产和体验数据</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第三阶段</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清结算数据开放、外部营销判断、400标签维护、批量导入、拓展板块OA/公共认证/财务适配</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完善运营、财务、营销和拓展系统联动</w:t>
            </w:r>
          </w:p>
        </w:tc>
      </w:tr>
    </w:tbl>
    <w:p>
      <w:pPr>
        <w:spacing w:after="40"/>
        <w:rPr>
          <w:rFonts w:hint="eastAsia" w:ascii="微软雅黑" w:hAnsi="微软雅黑" w:eastAsia="微软雅黑" w:cs="微软雅黑"/>
        </w:rPr>
      </w:pPr>
    </w:p>
    <w:p>
      <w:pPr>
        <w:rPr>
          <w:rFonts w:hint="eastAsia" w:ascii="微软雅黑" w:hAnsi="微软雅黑" w:eastAsia="微软雅黑" w:cs="微软雅黑"/>
        </w:rPr>
      </w:pPr>
    </w:p>
    <w:p>
      <w:pPr>
        <w:pStyle w:val="4"/>
        <w:spacing w:before="160" w:after="100" w:line="293" w:lineRule="auto"/>
        <w:rPr>
          <w:rFonts w:hint="eastAsia" w:ascii="微软雅黑" w:hAnsi="微软雅黑" w:eastAsia="微软雅黑" w:cs="微软雅黑"/>
          <w:b/>
          <w:i w:val="0"/>
          <w:sz w:val="34"/>
        </w:rPr>
      </w:pPr>
      <w:bookmarkStart w:id="36" w:name="_Toc239840586"/>
      <w:r>
        <w:rPr>
          <w:rFonts w:hint="eastAsia" w:ascii="微软雅黑" w:hAnsi="微软雅黑" w:eastAsia="微软雅黑" w:cs="微软雅黑"/>
          <w:b/>
          <w:i w:val="0"/>
          <w:sz w:val="34"/>
        </w:rPr>
        <w:t>4.2. 数据流向设计</w:t>
      </w:r>
      <w:bookmarkEnd w:id="36"/>
    </w:p>
    <w:p>
      <w:pPr>
        <w:pStyle w:val="4"/>
        <w:spacing w:before="240" w:after="120" w:line="264" w:lineRule="auto"/>
        <w:rPr>
          <w:rFonts w:hint="eastAsia" w:ascii="微软雅黑" w:hAnsi="微软雅黑" w:eastAsia="微软雅黑" w:cs="微软雅黑"/>
        </w:rPr>
      </w:pPr>
      <w:bookmarkStart w:id="37" w:name="_Toc173923483"/>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2.1 总体流向</w:t>
      </w:r>
      <w:bookmarkEnd w:id="37"/>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4680"/>
        <w:gridCol w:w="468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80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8"/>
              </w:rPr>
              <w:t>环节</w:t>
            </w:r>
          </w:p>
        </w:tc>
        <w:tc>
          <w:tcPr>
            <w:tcW w:w="756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8"/>
              </w:rPr>
              <w:t>说明</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1. 数据产生</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外部业务系统产生客户、行为、停车、充电、积分、权益、满意度等数据。</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2. 统一接入</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系统调用开放接口或批量导入任务，网关完成鉴权、签名、限流和防重放。</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3. 接入治理</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integration-service校验参数、处理幂等、落集成日志、转换字段、投递CDP或资产域服务。</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4. 数据处理</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CDP完成清洗、去重、OneID合并、标签画像计算；积分/权益服务完成资产入账、核销或查询。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5. 数据开放</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授权系统通过查询接口获取客户档案、标签画像、积分账户、成长明细、清结算等结果。</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sz w:val="18"/>
              </w:rPr>
              <w:t>6. 日志追踪</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统一记录请求号、系统编码、接口编码、处理状态、失败原因、重试次数和脱敏后的报文摘要。</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38" w:name="_Toc406735214"/>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2.2 数据域流向矩阵</w:t>
      </w:r>
      <w:bookmarkEnd w:id="38"/>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728"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数据域</w:t>
            </w:r>
          </w:p>
        </w:tc>
        <w:tc>
          <w:tcPr>
            <w:tcW w:w="223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来源</w:t>
            </w:r>
          </w:p>
        </w:tc>
        <w:tc>
          <w:tcPr>
            <w:tcW w:w="216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去向</w:t>
            </w:r>
          </w:p>
        </w:tc>
        <w:tc>
          <w:tcPr>
            <w:tcW w:w="324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用途</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客户基础信息</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安荟邻、好社区、安居乐寓、400等</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客户档案、OneID、会员主档、标签计算基础</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身份映射</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各业务系统</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将手机号、会员ID、UnionID、外部客户ID、车牌、证件号等绑定到OneID</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停车/充电记录</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停车系统、安邻充</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CDP/会员积分</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用于行为画像、优惠权益、积分发放或核销分析</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用户行为数据</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安荟邻、好社区、安居乐寓等</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用于活跃度、偏好、营销响应、客户画像分析</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积分规则与积分资产</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安荟邻、好社区、安居乐寓、会员积分中台</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会员积分/智能客服-CDP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用于积分结算、账户展示、等级成长、外部系统查询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权益核销数据</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安荟邻、好社区、线下商户</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会员权益/智能客服-CDP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用于权益履约、券核销状态、客户权益偏好分析</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客户满意度</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好社区、智能客服-400</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用于满意度画像、客服质检、低满意客户标签</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标签画像结果</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400、安荟邻、好社区、安居乐寓、营销系统</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用于客服识别、业务展示、运营分群、营销判断</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积分清结算数据</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智能客服-会员积分</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财务系统</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用于日清、月结、对账、异常处理</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39" w:name="_Toc558293297"/>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2.3 同步方式选择</w:t>
      </w:r>
      <w:bookmarkEnd w:id="39"/>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51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方式</w:t>
            </w:r>
          </w:p>
        </w:tc>
        <w:tc>
          <w:tcPr>
            <w:tcW w:w="3671"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适用场景</w:t>
            </w:r>
          </w:p>
        </w:tc>
        <w:tc>
          <w:tcPr>
            <w:tcW w:w="417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设计要点</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实时API</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客户资料变更、停车/充电流水、满意度、权益核销、查询类接口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写接口必须传Idempotency-Key；查询接口按数据权限脱敏</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MQ事件</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积分变动、等级变化、标签变化、券核销、清结算完成等内部异步分发</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适用于平台内部或已具备事件能力的对接系统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批量导入</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历史客户、历史积分、历史行为、线下存量数据补录</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以文件任务方式接入，支持校验报告、失败明细和重跑</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定时拉取</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外部系统暂不具备推送接口的数据</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通过适配器定时抓取，仍按统一数据模型落CDP</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40" w:name="_Toc879388936"/>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2.4 数据处理规则</w:t>
      </w:r>
      <w:bookmarkEnd w:id="40"/>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OneID匹配优先级：</w:t>
      </w:r>
      <w:r>
        <w:rPr>
          <w:rFonts w:hint="eastAsia" w:ascii="微软雅黑" w:hAnsi="微软雅黑" w:eastAsia="微软雅黑" w:cs="微软雅黑"/>
          <w:sz w:val="21"/>
        </w:rPr>
        <w:t>oneId &gt; memberId &gt; unionId/openId &gt; mobile &gt; certificateNo &gt; externalCustomerId &gt; vehiclePlate。命中多客户时进入待确认队列，不自动合并。</w:t>
      </w:r>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数据更新策略：</w:t>
      </w:r>
      <w:r>
        <w:rPr>
          <w:rFonts w:hint="eastAsia" w:ascii="微软雅黑" w:hAnsi="微软雅黑" w:eastAsia="微软雅黑" w:cs="微软雅黑"/>
          <w:sz w:val="21"/>
        </w:rPr>
        <w:t>客户主档采用upsert语义，外部系统需传sourceSystem、externalCustomerId、sourceUpdateTime；CDP以字段来源优先级和更新时间决定覆盖策略。</w:t>
      </w:r>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敏感数据处理：</w:t>
      </w:r>
      <w:r>
        <w:rPr>
          <w:rFonts w:hint="eastAsia" w:ascii="微软雅黑" w:hAnsi="微软雅黑" w:eastAsia="微软雅黑" w:cs="微软雅黑"/>
          <w:sz w:val="21"/>
        </w:rPr>
        <w:t>证件号、手机号、法人信息、联系人信息等入库加密，查询默认脱敏；只有授权系统和授权字段可返回明文。</w:t>
      </w:r>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rPr>
        <w:t>失败重试：同步失败进入重试队列，超过阈值生成告警和失败明细；批量任务支持按失败记录重跑。</w:t>
      </w:r>
    </w:p>
    <w:p>
      <w:pPr>
        <w:rPr>
          <w:rFonts w:hint="eastAsia" w:ascii="微软雅黑" w:hAnsi="微软雅黑" w:eastAsia="微软雅黑" w:cs="微软雅黑"/>
        </w:rPr>
      </w:pPr>
    </w:p>
    <w:p>
      <w:pPr>
        <w:pStyle w:val="4"/>
        <w:spacing w:before="160" w:after="100" w:line="293" w:lineRule="auto"/>
        <w:rPr>
          <w:rFonts w:hint="eastAsia" w:ascii="微软雅黑" w:hAnsi="微软雅黑" w:eastAsia="微软雅黑" w:cs="微软雅黑"/>
          <w:b/>
          <w:i w:val="0"/>
          <w:sz w:val="34"/>
        </w:rPr>
      </w:pPr>
      <w:bookmarkStart w:id="41" w:name="_Toc907388698"/>
      <w:r>
        <w:rPr>
          <w:rFonts w:hint="eastAsia" w:ascii="微软雅黑" w:hAnsi="微软雅黑" w:eastAsia="微软雅黑" w:cs="微软雅黑"/>
          <w:b/>
          <w:i w:val="0"/>
          <w:sz w:val="34"/>
        </w:rPr>
        <w:t>4.3. 接口设计</w:t>
      </w:r>
      <w:bookmarkEnd w:id="41"/>
    </w:p>
    <w:p>
      <w:pPr>
        <w:pStyle w:val="4"/>
        <w:spacing w:before="240" w:after="120" w:line="264" w:lineRule="auto"/>
        <w:rPr>
          <w:rFonts w:hint="eastAsia" w:ascii="微软雅黑" w:hAnsi="微软雅黑" w:eastAsia="微软雅黑" w:cs="微软雅黑"/>
        </w:rPr>
      </w:pPr>
      <w:bookmarkStart w:id="42" w:name="_Toc1200469939"/>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3.1 接口分层与版本</w:t>
      </w:r>
      <w:bookmarkEnd w:id="42"/>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94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接口域</w:t>
            </w:r>
          </w:p>
        </w:tc>
        <w:tc>
          <w:tcPr>
            <w:tcW w:w="302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路径前缀</w:t>
            </w:r>
          </w:p>
        </w:tc>
        <w:tc>
          <w:tcPr>
            <w:tcW w:w="439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职责</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CDP开放接口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/open-api/cdp/v1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客户主档、身份映射、行为、标签、画像、满意度、决策判断</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会员接口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/open-api/members/v1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会员等级、成长明细、会员状态等查询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/open-api/points/v1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积分规则、账户、流水、存量积分同步和查询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权益接口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/open-api/benefits/v1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权益、优惠券核销和履约数据上报</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清结算接口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/open-api/settlement/v1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积分日清、月结、对账和财务查询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集成运维接口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/open-api/integration/v1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批量导入、同步任务、调用日志、订阅配置</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43" w:name="_Toc689401208"/>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3.2 认证、请求头与幂等</w:t>
      </w:r>
      <w:bookmarkEnd w:id="43"/>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223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请求头</w:t>
            </w:r>
          </w:p>
        </w:tc>
        <w:tc>
          <w:tcPr>
            <w:tcW w:w="151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是否必填</w:t>
            </w:r>
          </w:p>
        </w:tc>
        <w:tc>
          <w:tcPr>
            <w:tcW w:w="561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说明</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Authorization</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Bearer token或系统级访问令牌，由网关统一签发和校验</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X-System-Code</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调用方系统编码，如ANLINCHONG、PARKING、ANHUILIN、HAOSHEQU、LEWO、CALL400</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X-Timestamp</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Unix毫秒时间戳，默认允许5分钟偏差</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X-Nonce</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随机串，配合时间戳防重放</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X-Signature</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HMAC-SHA256签名，签名内容为method + path + timestamp + nonce + bodyHash</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Idempotency-Key</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写接口必填</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外部业务唯一幂等键，建议sourceSystem + bizType + bizId + memberId</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Trace-Id</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建议</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调用链追踪ID；缺省时网关生成</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44" w:name="_Toc1091827291"/>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3.3 统一返回与错误码</w:t>
      </w:r>
      <w:bookmarkEnd w:id="44"/>
    </w:p>
    <w:p>
      <w:pPr>
        <w:spacing w:before="0" w:after="120" w:line="264" w:lineRule="auto"/>
        <w:rPr>
          <w:rFonts w:hint="eastAsia" w:ascii="微软雅黑" w:hAnsi="微软雅黑" w:eastAsia="微软雅黑" w:cs="微软雅黑"/>
        </w:rPr>
      </w:pPr>
      <w:r>
        <w:rPr>
          <w:rFonts w:hint="eastAsia" w:ascii="微软雅黑" w:hAnsi="微软雅黑" w:eastAsia="微软雅黑" w:cs="微软雅黑"/>
          <w:b w:val="0"/>
          <w:i w:val="0"/>
          <w:color w:val="000000"/>
          <w:sz w:val="21"/>
        </w:rPr>
        <w:t>所有接口统一返回结构如下，业务数据放在data节点，分页数据使用pageNo、pageSize、total、list结构。</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"code": "0",</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"message": "success",</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"requestNo": "REQ202606180001",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"data": {}</w:t>
      </w:r>
    </w:p>
    <w:p>
      <w:pPr>
        <w:spacing w:before="0" w:after="12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22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错误码</w:t>
            </w:r>
          </w:p>
        </w:tc>
        <w:tc>
          <w:tcPr>
            <w:tcW w:w="252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英文标识</w:t>
            </w:r>
          </w:p>
        </w:tc>
        <w:tc>
          <w:tcPr>
            <w:tcW w:w="561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说明</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0</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success</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处理成功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40001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INVALID_PARAM</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参数缺失或格式不合法</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40101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INVALID_SIGNATURE</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签名校验失败或时间戳过期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40301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NO_DATA_SCOPE</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无接口或数据范围权限</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40401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CUSTOMER_NOT_FOUND</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客户或OneID不存在</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40901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DUPLICATE_REQUEST</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幂等键重复且请求体不一致</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42201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DATA_VALIDATE_FAILED</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业务校验失败，如积分余额不足、身份不一致</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50001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SYSTEM_ERROR</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系统异常，可按requestNo查询处理状态</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45" w:name="_Toc93516222"/>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3.4 统一字段模型摘要</w:t>
      </w:r>
      <w:bookmarkEnd w:id="45"/>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4680"/>
        <w:gridCol w:w="468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80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6"/>
              </w:rPr>
              <w:t>数据模型</w:t>
            </w:r>
          </w:p>
        </w:tc>
        <w:tc>
          <w:tcPr>
            <w:tcW w:w="756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6"/>
              </w:rPr>
              <w:t>建议字段</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客户主档</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sourceSystem、externalCustomerId、oneId、memberId、name、mobile、certificateType、certificateNo、gender、email、orgCode、position、businessLicenseNo、updatedAt</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身份映射</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identityType、identityValue、bindType、verified、validFrom、validTo、sourceBizId</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停车/充电记录</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recordNo、orderNo、plateNo、projectCode、sceneCode、startTime、endTime、amount、discountAmount、status、operatorOrg</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行为事件</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eventId、eventType、eventTime、channel、objectType、objectId、action、sourceBizId、attributes</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积分资产</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pointsType、totalPoints、availablePoints、frozenPoints、expireAt、transactionNo、transactionType、pointsChange、balanceAfter</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权益核销</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writeoffNo、couponCode、benefitCode、memberId、merchantCode、writeoffTime、writeoffAmount、writeoffStatus、reverseNo</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满意度</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surveyNo、sessionId、workOrderNo、score、comment、agentId、serviceChannel、submitTime</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标签画像</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tagCode、tagName、tagType、tagValue、source、confidence、effectiveStatus、effectiveStart、effectiveEnd</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46" w:name="_Toc1916597197"/>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3.5 上报类接口设计</w:t>
      </w:r>
      <w:bookmarkEnd w:id="46"/>
    </w:p>
    <w:p>
      <w:pPr>
        <w:spacing w:before="0" w:after="120" w:line="264" w:lineRule="auto"/>
        <w:rPr>
          <w:rFonts w:hint="eastAsia" w:ascii="微软雅黑" w:hAnsi="微软雅黑" w:eastAsia="微软雅黑" w:cs="微软雅黑"/>
        </w:rPr>
      </w:pPr>
      <w:r>
        <w:rPr>
          <w:rFonts w:hint="eastAsia" w:ascii="微软雅黑" w:hAnsi="微软雅黑" w:eastAsia="微软雅黑" w:cs="微软雅黑"/>
          <w:b w:val="0"/>
          <w:i w:val="0"/>
          <w:color w:val="000000"/>
          <w:sz w:val="21"/>
        </w:rPr>
        <w:t>上报类接口均采用批量请求体，单次建议不超过500条；高频流水类接口可按业务场景约定更低阈值，避免长事务和超时。</w:t>
      </w:r>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08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接口编码</w:t>
            </w:r>
          </w:p>
        </w:tc>
        <w:tc>
          <w:tcPr>
            <w:tcW w:w="158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接口名称</w:t>
            </w:r>
          </w:p>
        </w:tc>
        <w:tc>
          <w:tcPr>
            <w:tcW w:w="691"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方法</w:t>
            </w:r>
          </w:p>
        </w:tc>
        <w:tc>
          <w:tcPr>
            <w:tcW w:w="266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路径</w:t>
            </w:r>
          </w:p>
        </w:tc>
        <w:tc>
          <w:tcPr>
            <w:tcW w:w="211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核心数据</w:t>
            </w:r>
          </w:p>
        </w:tc>
        <w:tc>
          <w:tcPr>
            <w:tcW w:w="122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适用系统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客户基础信息上报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/open-api/cdp/v1/customers/upsert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客户主档新增/更新，支持自然人、法人、联系人、员工等主体</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安荟邻、好社区、安居乐寓、400等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客户身份关联上报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/open-api/cdp/v1/customer-identities/bind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手机号、会员ID、UnionID、外部客户ID、车牌、证件号等身份映射</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CDP-RPT-003</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车辆信息上报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/open-api/cdp/v1/vehicles/upsert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车牌、车辆类型、绑定客户、项目/停车场归属</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CDP-RPT-004</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停车记录上报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/open-api/cdp/v1/parking-records/report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入场、出场、缴费、优惠使用、停车场、车牌、金额等流水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CDP-RPT-005</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充电记录上报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/open-api/cdp/v1/charging-records/report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充电站、桩号、订单、充电量、金额、优惠抵扣、开始/结束时间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安邻充</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CDP-RPT-006</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用户行为事件上报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/open-api/cdp/v1/behavior-events/report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浏览、活动参与、签到、兑换、预约、发帖等行为事件</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CDP-RPT-007</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客户满意度上报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/open-api/cdp/v1/satisfaction/report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会话、工单、客服、评分、评价内容、来源渠道</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好社区、智能客服-400</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CDP-RPT-008</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/open-api/cdp/v1/tags/report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外部系统已有标签、企微标签、业务人工标签同步至CDP</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客户通、企微、400等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积分规则同步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/open-api/points/v1/rules/sync</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发分、兑分、有效期、兑换比例、结算主体等规则</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PTS-RPT-002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存量积分数据同步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/open-api/points/v1/accounts/sync</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用户现有积分、可用积分、冻结积分、过期时间、明细</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安荟邻及历史系统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BEN-RPT-001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权益/优惠券核销上报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/open-api/benefits/v1/writeoffs/report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权益领取、兑换、核销、撤销、商户、券码、核销金额</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安荟邻、好社区、线下商户</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批量数据导入任务</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/open-api/integration/v1/batches/import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历史客户、历史积分、历史行为、历史核销等文件导入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不具备实时接口的系统</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47" w:name="_Toc2141868626"/>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3.6 查询与回传类接口设计</w:t>
      </w:r>
      <w:bookmarkEnd w:id="47"/>
    </w:p>
    <w:p>
      <w:pPr>
        <w:spacing w:before="0" w:after="120" w:line="264" w:lineRule="auto"/>
        <w:rPr>
          <w:rFonts w:hint="eastAsia" w:ascii="微软雅黑" w:hAnsi="微软雅黑" w:eastAsia="微软雅黑" w:cs="微软雅黑"/>
        </w:rPr>
      </w:pPr>
      <w:r>
        <w:rPr>
          <w:rFonts w:hint="eastAsia" w:ascii="微软雅黑" w:hAnsi="微软雅黑" w:eastAsia="微软雅黑" w:cs="微软雅黑"/>
          <w:b w:val="0"/>
          <w:i w:val="0"/>
          <w:color w:val="000000"/>
          <w:sz w:val="21"/>
        </w:rPr>
        <w:t>查询接口默认按调用方系统的数据权限过滤字段。外部营销系统只允许调用命中判断接口，默认不返回客户标签明细和画像明细。</w:t>
      </w:r>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08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接口编码</w:t>
            </w:r>
          </w:p>
        </w:tc>
        <w:tc>
          <w:tcPr>
            <w:tcW w:w="158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接口名称</w:t>
            </w:r>
          </w:p>
        </w:tc>
        <w:tc>
          <w:tcPr>
            <w:tcW w:w="691"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方法</w:t>
            </w:r>
          </w:p>
        </w:tc>
        <w:tc>
          <w:tcPr>
            <w:tcW w:w="266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路径</w:t>
            </w:r>
          </w:p>
        </w:tc>
        <w:tc>
          <w:tcPr>
            <w:tcW w:w="211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核心数据</w:t>
            </w:r>
          </w:p>
        </w:tc>
        <w:tc>
          <w:tcPr>
            <w:tcW w:w="122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适用系统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客户匹配查询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/open-api/cdp/v1/customers/match</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按手机号、证件号、外部客户ID、车牌等匹配OneID和会员ID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客户档案查询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查询客户基础信息、身份状态、会员摘要，按权限脱敏返回</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400、安荟邻、好社区、安居乐寓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CDP-QRY-003</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查询客户标签、标签来源、更新时间、有效期</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400、业务系统、营销系统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CDP-QRY-004</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客户画像查询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/open-api/cdp/v1/customers/{oneId}/profile</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查询画像摘要、行为偏好、满意度、活跃度、风险标识等</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客服、运营、业务系统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CDP-QRY-005</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人群/标签命中判断</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/open-api/cdp/v1/segments/decision</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判断客户是否满足身份、标签或画像条件；仅返回是否命中及原因码</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外部营销系统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CDP-UPD-001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客户标签维护</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PATCH</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授权系统对人工标签新增、修改、停用，写入审计日志</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智能客服-400、运营后台</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积分账户查询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/open-api/points/v1/accounts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按OneID/memberId查询总积分、可用积分、冻结积分、过期提醒</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安荟邻、好社区、安居乐寓、C端</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积分明细查询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/open-api/points/v1/transactions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查询积分获取、消耗、冻结、解冻、过期、互换明细</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安荟邻、好社区、安居乐寓、财务</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MBR-QRY-001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会员等级查询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/open-api/members/v1/levels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查询会员等级、成长值、距离下一等级差值、等级更新时间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业务系统、C端</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MBR-QRY-002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成长明细查询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/open-api/members/v1/growth-records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查询成长值来源、发生时间、数值、业务来源</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SET-QRY-001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积分清结算数据查询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/open-api/settlement/v1/points/clearing-records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查询日清、月结、发分、兑分、过期、结余、异常记录</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财务系统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同步任务状态查询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/open-api/integration/v1/tasks/{requestNo}</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查询上报或导入任务处理状态、失败原因、重试次数</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各对接系统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接口调用日志查询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/open-api/integration/v1/sync-logs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按系统、接口编码、时间、状态查询调用日志，敏感数据脱敏</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对接运维、平台管理员</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48" w:name="_Toc117622521"/>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3.7 示例报文</w:t>
      </w:r>
      <w:bookmarkEnd w:id="48"/>
    </w:p>
    <w:p>
      <w:pPr>
        <w:spacing w:before="0" w:after="120" w:line="264" w:lineRule="auto"/>
        <w:rPr>
          <w:rFonts w:hint="eastAsia" w:ascii="微软雅黑" w:hAnsi="微软雅黑" w:eastAsia="微软雅黑" w:cs="微软雅黑"/>
        </w:rPr>
      </w:pPr>
      <w:r>
        <w:rPr>
          <w:rFonts w:hint="eastAsia" w:ascii="微软雅黑" w:hAnsi="微软雅黑" w:eastAsia="微软雅黑" w:cs="微软雅黑"/>
          <w:b/>
          <w:i w:val="0"/>
          <w:color w:val="000000"/>
          <w:sz w:val="21"/>
        </w:rPr>
        <w:t>客户基础信息上报示例：</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"requestNo": "REQ202606180001",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"sourceSystem": "ANHUILIN",</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"customers":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"externalCustomerId": "AHL-CUST-10001",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"memberId": "M202606180001",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"name": "张三",</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"mobile": "13800000000",</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"certificateType": "ID_CARD",</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"certificateNo": "4403********0011",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"gender": "MALE",</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"email": "zhangsan@example.com",</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"sourceUpdateTime": "2026-06-18T10:30:00+08:00"</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12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120" w:line="264" w:lineRule="auto"/>
        <w:rPr>
          <w:rFonts w:hint="eastAsia" w:ascii="微软雅黑" w:hAnsi="微软雅黑" w:eastAsia="微软雅黑" w:cs="微软雅黑"/>
        </w:rPr>
      </w:pPr>
      <w:r>
        <w:rPr>
          <w:rFonts w:hint="eastAsia" w:ascii="微软雅黑" w:hAnsi="微软雅黑" w:eastAsia="微软雅黑" w:cs="微软雅黑"/>
          <w:b/>
          <w:i w:val="0"/>
          <w:color w:val="000000"/>
          <w:sz w:val="21"/>
        </w:rPr>
        <w:t>人群/标签命中判断示例：</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"requestNo": "REQ202606180002",</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"sourceSystem": "EXT_MARKETING",</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"matchType": "SEGMENT",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"oneId": "OID202606180001",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"conditions":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"field": "tagCode",</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"operator": "IN",</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"values":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"HIGH_VALUE_CUSTOMER",</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"PROJECT_TENANT"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12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"code": "0",</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"message": "success",</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"requestNo": "REQ202606180002",</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"data":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"hit": true,</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"reasonCode": "MATCHED",</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"reason": "命中授权标签条件，不返回标签明细"</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12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pStyle w:val="4"/>
        <w:spacing w:before="240" w:after="120" w:line="264" w:lineRule="auto"/>
        <w:rPr>
          <w:rFonts w:hint="eastAsia" w:ascii="微软雅黑" w:hAnsi="微软雅黑" w:eastAsia="微软雅黑" w:cs="微软雅黑"/>
        </w:rPr>
      </w:pPr>
      <w:bookmarkStart w:id="49" w:name="_Toc1196755207"/>
      <w:r>
        <w:rPr>
          <w:rFonts w:hint="eastAsia" w:ascii="微软雅黑" w:hAnsi="微软雅黑" w:eastAsia="微软雅黑" w:cs="微软雅黑"/>
          <w:b/>
          <w:color w:val="2E74B5"/>
          <w:sz w:val="26"/>
        </w:rPr>
        <w:t>3.8 安全与审计要求</w:t>
      </w:r>
      <w:bookmarkEnd w:id="49"/>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接口安全：</w:t>
      </w:r>
      <w:r>
        <w:rPr>
          <w:rFonts w:hint="eastAsia" w:ascii="微软雅黑" w:hAnsi="微软雅黑" w:eastAsia="微软雅黑" w:cs="微软雅黑"/>
          <w:sz w:val="21"/>
        </w:rPr>
        <w:t>全量HTTPS，系统级Token、HMAC签名、时间戳、nonce、防重放、IP白名单和网关限流。</w:t>
      </w:r>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字段授权：</w:t>
      </w:r>
      <w:r>
        <w:rPr>
          <w:rFonts w:hint="eastAsia" w:ascii="微软雅黑" w:hAnsi="微软雅黑" w:eastAsia="微软雅黑" w:cs="微软雅黑"/>
          <w:sz w:val="21"/>
        </w:rPr>
        <w:t>按系统编码配置可访问的数据域、字段范围、脱敏策略、查询频次和导出权限。</w:t>
      </w:r>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幂等一致性：</w:t>
      </w:r>
      <w:r>
        <w:rPr>
          <w:rFonts w:hint="eastAsia" w:ascii="微软雅黑" w:hAnsi="微软雅黑" w:eastAsia="微软雅黑" w:cs="微软雅黑"/>
          <w:sz w:val="21"/>
        </w:rPr>
        <w:t>写接口必须传Idempotency-Key，重复请求返回首次处理结果；积分资产变更必须由积分服务生成流水。</w:t>
      </w:r>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集成日志：</w:t>
      </w:r>
      <w:r>
        <w:rPr>
          <w:rFonts w:hint="eastAsia" w:ascii="微软雅黑" w:hAnsi="微软雅黑" w:eastAsia="微软雅黑" w:cs="微软雅黑"/>
          <w:sz w:val="21"/>
        </w:rPr>
        <w:t>记录requestNo、systemCode、apiCode、请求摘要、响应摘要、状态、耗时、重试次数和错误信息，敏感字段脱敏。</w:t>
      </w:r>
    </w:p>
    <w:p>
      <w:pPr>
        <w:pStyle w:val="16"/>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监控告警：</w:t>
      </w:r>
      <w:r>
        <w:rPr>
          <w:rFonts w:hint="eastAsia" w:ascii="微软雅黑" w:hAnsi="微软雅黑" w:eastAsia="微软雅黑" w:cs="微软雅黑"/>
          <w:sz w:val="21"/>
        </w:rPr>
        <w:t>按接口成功率、错误率、平均耗时、超时、重试、积压和失败任务建立看板与告警。</w:t>
      </w:r>
    </w:p>
    <w:p>
      <w:pPr>
        <w:rPr>
          <w:rFonts w:hint="eastAsia" w:ascii="微软雅黑" w:hAnsi="微软雅黑" w:eastAsia="微软雅黑" w:cs="微软雅黑"/>
        </w:rPr>
      </w:pPr>
    </w:p>
    <w:p>
      <w:pPr>
        <w:pStyle w:val="4"/>
        <w:spacing w:before="160" w:after="100" w:line="293" w:lineRule="auto"/>
        <w:rPr>
          <w:rFonts w:hint="eastAsia" w:ascii="微软雅黑" w:hAnsi="微软雅黑" w:eastAsia="微软雅黑" w:cs="微软雅黑"/>
        </w:rPr>
      </w:pPr>
      <w:bookmarkStart w:id="50" w:name="_Toc532926247"/>
      <w:r>
        <w:rPr>
          <w:rFonts w:hint="eastAsia" w:ascii="微软雅黑" w:hAnsi="微软雅黑" w:eastAsia="微软雅黑" w:cs="微软雅黑"/>
          <w:b/>
          <w:i w:val="0"/>
          <w:sz w:val="34"/>
        </w:rPr>
        <w:t>4.4. 接口清单</w:t>
      </w:r>
      <w:bookmarkEnd w:id="50"/>
    </w:p>
    <w:p>
      <w:pPr>
        <w:pStyle w:val="4"/>
        <w:spacing w:before="240" w:after="120" w:line="264" w:lineRule="auto"/>
        <w:rPr>
          <w:rFonts w:hint="eastAsia" w:ascii="微软雅黑" w:hAnsi="微软雅黑" w:eastAsia="微软雅黑" w:cs="微软雅黑"/>
        </w:rPr>
      </w:pPr>
      <w:bookmarkStart w:id="51" w:name="_Toc1884625339"/>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4.1 上报类接口清单</w:t>
      </w:r>
      <w:bookmarkEnd w:id="51"/>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03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编码</w:t>
            </w:r>
          </w:p>
        </w:tc>
        <w:tc>
          <w:tcPr>
            <w:tcW w:w="151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名称</w:t>
            </w:r>
          </w:p>
        </w:tc>
        <w:tc>
          <w:tcPr>
            <w:tcW w:w="648"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方法</w:t>
            </w:r>
          </w:p>
        </w:tc>
        <w:tc>
          <w:tcPr>
            <w:tcW w:w="2707"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路径</w:t>
            </w:r>
          </w:p>
        </w:tc>
        <w:tc>
          <w:tcPr>
            <w:tcW w:w="216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数据范围</w:t>
            </w:r>
          </w:p>
        </w:tc>
        <w:tc>
          <w:tcPr>
            <w:tcW w:w="129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调用系统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客户基础信息上报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/open-api/cdp/v1/customers/upsert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客户主档新增/更新，支持自然人、法人、联系人、员工等主体</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安荟邻、好社区、安居乐寓、400等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客户身份关联上报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/open-api/cdp/v1/customer-identities/bind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手机号、会员ID、UnionID、外部客户ID、车牌、证件号等身份映射</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CDP-RPT-003</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车辆信息上报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/open-api/cdp/v1/vehicles/upsert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车牌、车辆类型、绑定客户、项目/停车场归属</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CDP-RPT-004</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停车记录上报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/open-api/cdp/v1/parking-records/report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入场、出场、缴费、优惠使用、停车场、车牌、金额等流水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CDP-RPT-005</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充电记录上报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/open-api/cdp/v1/charging-records/report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充电站、桩号、订单、充电量、金额、优惠抵扣、开始/结束时间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安邻充</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CDP-RPT-006</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用户行为事件上报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/open-api/cdp/v1/behavior-events/report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浏览、活动参与、签到、兑换、预约、发帖等行为事件</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CDP-RPT-007</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客户满意度上报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/open-api/cdp/v1/satisfaction/report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会话、工单、客服、评分、评价内容、来源渠道</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好社区、智能客服-400</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CDP-RPT-008</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/open-api/cdp/v1/tags/report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外部系统已有标签、企微标签、业务人工标签同步至CDP</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客户通、企微、400等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积分规则同步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/open-api/points/v1/rules/sync</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发分、兑分、有效期、兑换比例、结算主体等规则</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PTS-RPT-002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存量积分数据同步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/open-api/points/v1/accounts/sync</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用户现有积分、可用积分、冻结积分、过期时间、明细</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安荟邻及历史系统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BEN-RPT-001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权益/优惠券核销上报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/open-api/benefits/v1/writeoffs/report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权益领取、兑换、核销、撤销、商户、券码、核销金额</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安荟邻、好社区、线下商户</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批量数据导入任务</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/open-api/integration/v1/batches/import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历史客户、历史积分、历史行为、历史核销等文件导入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不具备实时接口的系统</w:t>
            </w:r>
          </w:p>
        </w:tc>
      </w:tr>
    </w:tbl>
    <w:p>
      <w:pPr>
        <w:spacing w:after="40"/>
        <w:rPr>
          <w:rFonts w:hint="eastAsia" w:ascii="微软雅黑" w:hAnsi="微软雅黑" w:eastAsia="微软雅黑" w:cs="微软雅黑"/>
        </w:rPr>
      </w:pPr>
    </w:p>
    <w:p>
      <w:pPr>
        <w:pStyle w:val="4"/>
        <w:spacing w:before="240" w:after="120" w:line="264" w:lineRule="auto"/>
        <w:rPr>
          <w:rFonts w:hint="eastAsia" w:ascii="微软雅黑" w:hAnsi="微软雅黑" w:eastAsia="微软雅黑" w:cs="微软雅黑"/>
        </w:rPr>
      </w:pPr>
      <w:bookmarkStart w:id="52" w:name="_Toc1661762970"/>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4.2 查询/维护类接口清单</w:t>
      </w:r>
      <w:bookmarkEnd w:id="52"/>
    </w:p>
    <w:tbl>
      <w:tblPr>
        <w:tblStyle w:val="37"/>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03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编码</w:t>
            </w:r>
          </w:p>
        </w:tc>
        <w:tc>
          <w:tcPr>
            <w:tcW w:w="151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名称</w:t>
            </w:r>
          </w:p>
        </w:tc>
        <w:tc>
          <w:tcPr>
            <w:tcW w:w="648"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方法</w:t>
            </w:r>
          </w:p>
        </w:tc>
        <w:tc>
          <w:tcPr>
            <w:tcW w:w="2707"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路径</w:t>
            </w:r>
          </w:p>
        </w:tc>
        <w:tc>
          <w:tcPr>
            <w:tcW w:w="216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数据范围</w:t>
            </w:r>
          </w:p>
        </w:tc>
        <w:tc>
          <w:tcPr>
            <w:tcW w:w="129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调用系统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客户匹配查询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/open-api/cdp/v1/customers/match</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按手机号、证件号、外部客户ID、车牌等匹配OneID和会员ID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客户档案查询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查询客户基础信息、身份状态、会员摘要，按权限脱敏返回</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400、安荟邻、好社区、安居乐寓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CDP-QRY-003</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查询客户标签、标签来源、更新时间、有效期</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400、业务系统、营销系统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CDP-QRY-004</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客户画像查询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/open-api/cdp/v1/customers/{oneId}/profile</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查询画像摘要、行为偏好、满意度、活跃度、风险标识等</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客服、运营、业务系统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CDP-QRY-005</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人群/标签命中判断</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/open-api/cdp/v1/segments/decision</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判断客户是否满足身份、标签或画像条件；仅返回是否命中及原因码</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外部营销系统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CDP-UPD-001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客户标签维护</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PATCH</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授权系统对人工标签新增、修改、停用，写入审计日志</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智能客服-400、运营后台</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积分账户查询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/open-api/points/v1/accounts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按OneID/memberId查询总积分、可用积分、冻结积分、过期提醒</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安荟邻、好社区、安居乐寓、C端</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积分明细查询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/open-api/points/v1/transactions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查询积分获取、消耗、冻结、解冻、过期、互换明细</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安荟邻、好社区、安居乐寓、财务</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MBR-QRY-001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会员等级查询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/open-api/members/v1/levels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查询会员等级、成长值、距离下一等级差值、等级更新时间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业务系统、C端</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MBR-QRY-002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成长明细查询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/open-api/members/v1/growth-records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查询成长值来源、发生时间、数值、业务来源</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SET-QRY-001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积分清结算数据查询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/open-api/settlement/v1/points/clearing-records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查询日清、月结、发分、兑分、过期、结余、异常记录</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财务系统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同步任务状态查询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/open-api/integration/v1/tasks/{requestNo}</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查询上报或导入任务处理状态、失败原因、重试次数</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各对接系统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接口调用日志查询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/open-api/integration/v1/sync-logs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按系统、接口编码、时间、状态查询调用日志，敏感数据脱敏</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对接运维、平台管理员</w:t>
            </w:r>
          </w:p>
        </w:tc>
      </w:tr>
    </w:tbl>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eastAsia="Songti SC"/>
          <w:lang w:eastAsia="zh-CN"/>
        </w:rPr>
      </w:pPr>
      <w:r>
        <w:rPr>
          <w:rFonts w:hint="eastAsia" w:eastAsia="Songti SC"/>
          <w:lang w:eastAsia="zh-CN"/>
        </w:rPr>
        <w:br w:type="page"/>
      </w:r>
    </w:p>
    <w:tbl>
      <w:tblPr>
        <w:tblStyle w:val="37"/>
        <w:tblW w:w="963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0"/>
        <w:gridCol w:w="1780"/>
        <w:gridCol w:w="4800"/>
        <w:gridCol w:w="16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60" w:hRule="atLeast"/>
        </w:trPr>
        <w:tc>
          <w:tcPr>
            <w:tcW w:w="9630" w:type="dxa"/>
            <w:gridSpan w:val="4"/>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32"/>
                <w:szCs w:val="32"/>
                <w:u w:val="none"/>
              </w:rPr>
            </w:pPr>
            <w:r>
              <w:rPr>
                <w:rFonts w:hint="eastAsia" w:ascii="微软雅黑" w:hAnsi="微软雅黑" w:eastAsia="微软雅黑" w:cs="微软雅黑"/>
                <w:b/>
                <w:bCs/>
                <w:i w:val="0"/>
                <w:iCs w:val="0"/>
                <w:color w:val="000000"/>
                <w:kern w:val="0"/>
                <w:sz w:val="32"/>
                <w:szCs w:val="32"/>
                <w:u w:val="none"/>
                <w:lang w:val="en-US" w:eastAsia="zh-CN" w:bidi="ar"/>
              </w:rPr>
              <w:t>智能客服会员积分模块业务评审意见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20" w:hRule="atLeast"/>
        </w:trPr>
        <w:tc>
          <w:tcPr>
            <w:tcW w:w="9630" w:type="dxa"/>
            <w:gridSpan w:val="4"/>
            <w:tcBorders>
              <w:top w:val="single" w:color="000000" w:sz="4" w:space="0"/>
              <w:left w:val="single" w:color="000000" w:sz="4" w:space="0"/>
              <w:bottom w:val="single" w:color="1F2329" w:sz="4" w:space="0"/>
              <w:right w:val="single" w:color="000000" w:sz="4" w:space="0"/>
            </w:tcBorders>
            <w:shd w:val="clear" w:color="auto" w:fill="FFFFFF"/>
            <w:vAlign w:val="top"/>
          </w:tcPr>
          <w:p>
            <w:pPr>
              <w:keepNext w:val="0"/>
              <w:keepLines w:val="0"/>
              <w:widowControl/>
              <w:suppressLineNumbers w:val="0"/>
              <w:jc w:val="left"/>
              <w:textAlignment w:val="top"/>
              <w:rPr>
                <w:rFonts w:hint="eastAsia" w:ascii="微软雅黑" w:hAnsi="微软雅黑" w:eastAsia="微软雅黑" w:cs="微软雅黑"/>
                <w:i w:val="0"/>
                <w:iCs w:val="0"/>
                <w:color w:val="FF0000"/>
                <w:sz w:val="24"/>
                <w:szCs w:val="24"/>
                <w:u w:val="none"/>
              </w:rPr>
            </w:pPr>
            <w:r>
              <w:rPr>
                <w:rFonts w:hint="eastAsia" w:ascii="微软雅黑" w:hAnsi="微软雅黑" w:eastAsia="微软雅黑" w:cs="微软雅黑"/>
                <w:i w:val="0"/>
                <w:iCs w:val="0"/>
                <w:color w:val="FF0000"/>
                <w:kern w:val="0"/>
                <w:sz w:val="24"/>
                <w:szCs w:val="24"/>
                <w:u w:val="none"/>
                <w:lang w:val="en-US" w:eastAsia="zh-CN" w:bidi="ar"/>
              </w:rPr>
              <w:t>注：根据前期沟通【蓝图评审_会员/积分模块】，梳理的需要系统功能调整改动的清单（不包含需要业务定义的规则等）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60" w:hRule="atLeast"/>
        </w:trPr>
        <w:tc>
          <w:tcPr>
            <w:tcW w:w="1410" w:type="dxa"/>
            <w:tcBorders>
              <w:top w:val="single" w:color="1F2329" w:sz="4" w:space="0"/>
              <w:left w:val="single" w:color="1F2329" w:sz="4" w:space="0"/>
              <w:bottom w:val="single" w:color="auto" w:sz="4" w:space="0"/>
              <w:right w:val="single" w:color="1F2329" w:sz="4" w:space="0"/>
            </w:tcBorders>
            <w:shd w:val="clear" w:color="auto" w:fill="0070C0"/>
            <w:vAlign w:val="top"/>
          </w:tcPr>
          <w:p>
            <w:pPr>
              <w:keepNext w:val="0"/>
              <w:keepLines w:val="0"/>
              <w:widowControl/>
              <w:suppressLineNumbers w:val="0"/>
              <w:jc w:val="center"/>
              <w:textAlignment w:val="top"/>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color w:val="FFFFFF"/>
                <w:kern w:val="0"/>
                <w:sz w:val="24"/>
                <w:szCs w:val="24"/>
                <w:u w:val="none"/>
                <w:lang w:val="en-US" w:eastAsia="zh-CN" w:bidi="ar"/>
              </w:rPr>
              <w:t>一级模块</w:t>
            </w:r>
          </w:p>
        </w:tc>
        <w:tc>
          <w:tcPr>
            <w:tcW w:w="1780" w:type="dxa"/>
            <w:tcBorders>
              <w:top w:val="single" w:color="1F2329" w:sz="4" w:space="0"/>
              <w:left w:val="single" w:color="1F2329" w:sz="4" w:space="0"/>
              <w:bottom w:val="nil"/>
              <w:right w:val="single" w:color="1F2329" w:sz="4" w:space="0"/>
            </w:tcBorders>
            <w:shd w:val="clear" w:color="auto" w:fill="0070C0"/>
            <w:vAlign w:val="top"/>
          </w:tcPr>
          <w:p>
            <w:pPr>
              <w:keepNext w:val="0"/>
              <w:keepLines w:val="0"/>
              <w:widowControl/>
              <w:suppressLineNumbers w:val="0"/>
              <w:jc w:val="center"/>
              <w:textAlignment w:val="top"/>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color w:val="FFFFFF"/>
                <w:kern w:val="0"/>
                <w:sz w:val="24"/>
                <w:szCs w:val="24"/>
                <w:u w:val="none"/>
                <w:lang w:val="en-US" w:eastAsia="zh-CN" w:bidi="ar"/>
              </w:rPr>
              <w:t>二级模块</w:t>
            </w:r>
          </w:p>
        </w:tc>
        <w:tc>
          <w:tcPr>
            <w:tcW w:w="4800" w:type="dxa"/>
            <w:tcBorders>
              <w:top w:val="single" w:color="1F2329" w:sz="4" w:space="0"/>
              <w:left w:val="single" w:color="1F2329" w:sz="4" w:space="0"/>
              <w:bottom w:val="nil"/>
              <w:right w:val="single" w:color="1F2329" w:sz="4" w:space="0"/>
            </w:tcBorders>
            <w:shd w:val="clear" w:color="auto" w:fill="0070C0"/>
            <w:vAlign w:val="top"/>
          </w:tcPr>
          <w:p>
            <w:pPr>
              <w:keepNext w:val="0"/>
              <w:keepLines w:val="0"/>
              <w:widowControl/>
              <w:suppressLineNumbers w:val="0"/>
              <w:jc w:val="center"/>
              <w:textAlignment w:val="top"/>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color w:val="FFFFFF"/>
                <w:kern w:val="0"/>
                <w:sz w:val="24"/>
                <w:szCs w:val="24"/>
                <w:u w:val="none"/>
                <w:lang w:val="en-US" w:eastAsia="zh-CN" w:bidi="ar"/>
              </w:rPr>
              <w:t>事项描述</w:t>
            </w:r>
          </w:p>
        </w:tc>
        <w:tc>
          <w:tcPr>
            <w:tcW w:w="1640" w:type="dxa"/>
            <w:tcBorders>
              <w:top w:val="single" w:color="1F2329" w:sz="4" w:space="0"/>
              <w:left w:val="single" w:color="1F2329" w:sz="4" w:space="0"/>
              <w:bottom w:val="nil"/>
              <w:right w:val="single" w:color="1F2329" w:sz="4" w:space="0"/>
            </w:tcBorders>
            <w:shd w:val="clear" w:color="auto" w:fill="0070C0"/>
            <w:vAlign w:val="top"/>
          </w:tcPr>
          <w:p>
            <w:pPr>
              <w:keepNext w:val="0"/>
              <w:keepLines w:val="0"/>
              <w:widowControl/>
              <w:suppressLineNumbers w:val="0"/>
              <w:jc w:val="center"/>
              <w:textAlignment w:val="top"/>
              <w:rPr>
                <w:rFonts w:hint="eastAsia" w:ascii="微软雅黑" w:hAnsi="微软雅黑" w:eastAsia="微软雅黑" w:cs="微软雅黑"/>
                <w:b/>
                <w:bCs/>
                <w:i w:val="0"/>
                <w:iCs w:val="0"/>
                <w:color w:val="FFFFFF"/>
                <w:sz w:val="24"/>
                <w:szCs w:val="24"/>
                <w:u w:val="none"/>
              </w:rPr>
            </w:pPr>
            <w:r>
              <w:rPr>
                <w:rFonts w:hint="eastAsia" w:ascii="微软雅黑" w:hAnsi="微软雅黑" w:eastAsia="微软雅黑" w:cs="微软雅黑"/>
                <w:b/>
                <w:bCs/>
                <w:i w:val="0"/>
                <w:iCs w:val="0"/>
                <w:color w:val="FFFFFF"/>
                <w:kern w:val="0"/>
                <w:sz w:val="24"/>
                <w:szCs w:val="24"/>
                <w:u w:val="none"/>
                <w:lang w:val="en-US" w:eastAsia="zh-CN" w:bidi="ar"/>
              </w:rPr>
              <w:t>提出人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37" w:hRule="atLeast"/>
        </w:trPr>
        <w:tc>
          <w:tcPr>
            <w:tcW w:w="141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会员积分</w:t>
            </w:r>
          </w:p>
        </w:tc>
        <w:tc>
          <w:tcPr>
            <w:tcW w:w="1780" w:type="dxa"/>
            <w:tcBorders>
              <w:top w:val="single" w:color="000000" w:sz="4" w:space="0"/>
              <w:left w:val="single" w:color="auto" w:sz="4" w:space="0"/>
              <w:bottom w:val="single" w:color="1F2329" w:sz="4" w:space="0"/>
              <w:right w:val="single" w:color="000000"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积分管理</w:t>
            </w:r>
          </w:p>
        </w:tc>
        <w:tc>
          <w:tcPr>
            <w:tcW w:w="4800" w:type="dxa"/>
            <w:tcBorders>
              <w:top w:val="single" w:color="000000" w:sz="4" w:space="0"/>
              <w:left w:val="single" w:color="000000" w:sz="4" w:space="0"/>
              <w:bottom w:val="single" w:color="1F2329" w:sz="4" w:space="0"/>
              <w:right w:val="single" w:color="000000"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积分的调整设计审批，需要推送对应人员企业微信</w:t>
            </w:r>
          </w:p>
        </w:tc>
        <w:tc>
          <w:tcPr>
            <w:tcW w:w="1640" w:type="dxa"/>
            <w:tcBorders>
              <w:top w:val="single" w:color="000000" w:sz="4" w:space="0"/>
              <w:left w:val="single" w:color="000000" w:sz="4" w:space="0"/>
              <w:bottom w:val="single" w:color="1F2329" w:sz="4" w:space="0"/>
              <w:right w:val="single" w:color="000000"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数营-刘薇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商品管理</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支持针对特定项目、人群领取</w:t>
            </w:r>
          </w:p>
        </w:tc>
        <w:tc>
          <w:tcPr>
            <w:tcW w:w="1640" w:type="dxa"/>
            <w:tcBorders>
              <w:top w:val="single" w:color="000000" w:sz="4" w:space="0"/>
              <w:left w:val="single" w:color="000000" w:sz="4" w:space="0"/>
              <w:bottom w:val="single" w:color="1F2329" w:sz="4" w:space="0"/>
              <w:right w:val="single" w:color="000000"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数营-刘薇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00"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日志管理</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数据的导出需要记录导出人和导出的具体数据</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PMO-梁总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00"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会员等级</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会员等级成长值的定义不用考虑学历，学历主要用于客户标签做精准营销场景</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孙总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用户认证</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针对商业用户做认证引导</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孙总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40"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报表导出</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针对报表的导出需要做权限和审批配置</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孙总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权益管理、商品管理</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权益、商品的创建和修改需要支持审批</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孙总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20"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优惠券管理</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小程序我的优惠券不展示已过期</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孙总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40"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报表管理</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针对积分报表的分析，需要通过企业微信通知相关管理人员</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孙总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420"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积分有效期</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积分有效期的配置：</w:t>
            </w:r>
            <w:r>
              <w:rPr>
                <w:rFonts w:hint="eastAsia" w:ascii="微软雅黑" w:hAnsi="微软雅黑" w:eastAsia="微软雅黑" w:cs="微软雅黑"/>
                <w:i w:val="0"/>
                <w:iCs w:val="0"/>
                <w:color w:val="000000"/>
                <w:kern w:val="0"/>
                <w:sz w:val="24"/>
                <w:szCs w:val="24"/>
                <w:u w:val="none"/>
                <w:lang w:val="en-US" w:eastAsia="zh-CN" w:bidi="ar"/>
              </w:rPr>
              <w:br w:type="textWrapping"/>
            </w:r>
            <w:r>
              <w:rPr>
                <w:rFonts w:hint="eastAsia" w:ascii="微软雅黑" w:hAnsi="微软雅黑" w:eastAsia="微软雅黑" w:cs="微软雅黑"/>
                <w:i w:val="0"/>
                <w:iCs w:val="0"/>
                <w:color w:val="000000"/>
                <w:kern w:val="0"/>
                <w:sz w:val="24"/>
                <w:szCs w:val="24"/>
                <w:u w:val="none"/>
                <w:lang w:val="en-US" w:eastAsia="zh-CN" w:bidi="ar"/>
              </w:rPr>
              <w:t>1. 商业的过期时效：按照原2年滚动；</w:t>
            </w:r>
            <w:r>
              <w:rPr>
                <w:rFonts w:hint="eastAsia" w:ascii="微软雅黑" w:hAnsi="微软雅黑" w:eastAsia="微软雅黑" w:cs="微软雅黑"/>
                <w:i w:val="0"/>
                <w:iCs w:val="0"/>
                <w:color w:val="000000"/>
                <w:kern w:val="0"/>
                <w:sz w:val="24"/>
                <w:szCs w:val="24"/>
                <w:u w:val="none"/>
                <w:lang w:val="en-US" w:eastAsia="zh-CN" w:bidi="ar"/>
              </w:rPr>
              <w:br w:type="textWrapping"/>
            </w:r>
            <w:r>
              <w:rPr>
                <w:rFonts w:hint="eastAsia" w:ascii="微软雅黑" w:hAnsi="微软雅黑" w:eastAsia="微软雅黑" w:cs="微软雅黑"/>
                <w:i w:val="0"/>
                <w:iCs w:val="0"/>
                <w:color w:val="000000"/>
                <w:kern w:val="0"/>
                <w:sz w:val="24"/>
                <w:szCs w:val="24"/>
                <w:u w:val="none"/>
                <w:lang w:val="en-US" w:eastAsia="zh-CN" w:bidi="ar"/>
              </w:rPr>
              <w:t>2. 面向住户端不设置积分过期，可阶段性提醒积分兑换</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孙总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013"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积分管理</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文案调整：补偿积分改为发放积分</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孙总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80" w:hRule="atLeast"/>
        </w:trPr>
        <w:tc>
          <w:tcPr>
            <w:tcW w:w="14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default" w:ascii="微软雅黑" w:hAnsi="微软雅黑" w:eastAsia="微软雅黑" w:cs="微软雅黑"/>
                <w:i w:val="0"/>
                <w:iCs w:val="0"/>
                <w:color w:val="000000"/>
                <w:sz w:val="24"/>
                <w:szCs w:val="24"/>
                <w:u w:val="none"/>
                <w:lang w:val="en-US" w:eastAsia="zh-CN"/>
              </w:rPr>
            </w:pPr>
          </w:p>
        </w:tc>
        <w:tc>
          <w:tcPr>
            <w:tcW w:w="1780" w:type="dxa"/>
            <w:tcBorders>
              <w:top w:val="single" w:color="1F2329" w:sz="4" w:space="0"/>
              <w:left w:val="single" w:color="auto"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会员积分模块现有业务系统边界</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蓝图方案内容：</w:t>
            </w:r>
          </w:p>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2.2. 会员积分模块现有业务系统边界</w:t>
            </w:r>
          </w:p>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注：根据前期调研情况，现有商业系统以及具备会员积分功能，商业系统保留核心功能：积分发分规则、积分兑换规则、积分手动调整</w:t>
            </w:r>
          </w:p>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建议调整：</w:t>
            </w:r>
          </w:p>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除以上功能，商业系统保留以下核心功能：优惠券与权益配置、核销、积分兑换、权益配置功能。</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商业-张培连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80" w:hRule="atLeast"/>
        </w:trPr>
        <w:tc>
          <w:tcPr>
            <w:tcW w:w="1410" w:type="dxa"/>
            <w:tcBorders>
              <w:top w:val="single" w:color="auto"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4"/>
                <w:szCs w:val="24"/>
                <w:u w:val="none"/>
                <w:lang w:val="en-US" w:eastAsia="zh-CN"/>
              </w:rPr>
            </w:pPr>
            <w:r>
              <w:rPr>
                <w:rFonts w:hint="eastAsia" w:ascii="微软雅黑" w:hAnsi="微软雅黑" w:eastAsia="微软雅黑" w:cs="微软雅黑"/>
                <w:i w:val="0"/>
                <w:iCs w:val="0"/>
                <w:color w:val="000000"/>
                <w:sz w:val="24"/>
                <w:szCs w:val="24"/>
                <w:u w:val="none"/>
                <w:lang w:val="en-US" w:eastAsia="zh-CN"/>
              </w:rPr>
              <w:t>客户数据</w:t>
            </w:r>
          </w:p>
        </w:tc>
        <w:tc>
          <w:tcPr>
            <w:tcW w:w="178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OneID识别与会员指标体系</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蓝图方案内容：3.5.2.2.4.2. OneID识别与会员指标体系</w:t>
            </w:r>
          </w:p>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会员指标体系用于建立统一的会员指标定义、计算方法与数据来源。基础信息维度包括年龄、性别、职业、收入、兴趣爱好；交易类指标包括租赁周期、租赁金额；参与度指标包括满意度评分、投诉率、活动参与次数；行为指标包括浏览偏好、签到频率、产品偏好、服务需求偏好；营销响应指标包括活动参与率、优惠券领取率、优惠券核销率、权益领取率。指标结果进入标签、人群、画像、行为分析和满意度分析链路。</w:t>
            </w:r>
          </w:p>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建议：请讨论会员指标体系交易类指标是否需要包含商业消费的金额；参与度指标是否需要包含消费的次数；行为指标是否需要包含消费业态的偏好等。如需增加，请补充数据来源和接口相关需求</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商业-张培连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80" w:hRule="atLeast"/>
        </w:trPr>
        <w:tc>
          <w:tcPr>
            <w:tcW w:w="141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sz w:val="24"/>
                <w:szCs w:val="24"/>
                <w:u w:val="none"/>
                <w:lang w:val="en-US" w:eastAsia="zh-CN"/>
              </w:rPr>
              <w:t>客户数据</w:t>
            </w:r>
          </w:p>
        </w:tc>
        <w:tc>
          <w:tcPr>
            <w:tcW w:w="178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客户行为分析</w:t>
            </w:r>
          </w:p>
        </w:tc>
        <w:tc>
          <w:tcPr>
            <w:tcW w:w="480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蓝图方案内容：3.5.2.2.4.9. 客户行为分析</w:t>
            </w:r>
          </w:p>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持按统计时间、行为类型、所属项目查询客户行为。行为类型包含活动参与次数、场地预约频次数、场地核销次数、积分获取次数、积分兑换次数、社群活跃发帖数、邻里互助任务数。</w:t>
            </w:r>
          </w:p>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建议：请讨论 是否增加消费行为的分析。如需增加，请补充数据来源和接口相关需求；</w:t>
            </w:r>
          </w:p>
        </w:tc>
        <w:tc>
          <w:tcPr>
            <w:tcW w:w="16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商业-张培连</w:t>
            </w:r>
          </w:p>
        </w:tc>
      </w:tr>
    </w:tbl>
    <w:p>
      <w:pPr>
        <w:rPr>
          <w:rFonts w:hint="eastAsia" w:eastAsia="Songti SC"/>
          <w:lang w:eastAsia="zh-CN"/>
        </w:rPr>
      </w:pPr>
    </w:p>
    <w:sectPr>
      <w:footerReference r:id="rId5" w:type="default"/>
      <w:pgSz w:w="11900" w:h="16840"/>
      <w:pgMar w:top="1440" w:right="1440" w:bottom="1440" w:left="1440" w:header="708" w:footer="708"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5"/>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H+OrREyAgAAYQQAAA4AAAAAAAAAAQAgAAAA&#10;NQEAAGRycy9lMm9Eb2MueG1sUEsFBgAAAAAGAAYAWQEAANkFAAAAAA==&#10;">
              <v:fill on="f" focussize="0,0"/>
              <v:stroke on="f" weight="0.5pt"/>
              <v:imagedata o:title=""/>
              <o:lock v:ext="edit" aspectratio="f"/>
              <v:textbox inset="0mm,0mm,0mm,0mm" style="mso-fit-shape-to-text:t;">
                <w:txbxContent>
                  <w:p>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FC646"/>
    <w:multiLevelType w:val="multilevel"/>
    <w:tmpl w:val="BFDFC646"/>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勇哥">
    <w15:presenceInfo w15:providerId="WPS Office" w15:userId="20200563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FE2A6"/>
    <w:rsid w:val="04C42DD9"/>
    <w:rsid w:val="07957DE4"/>
    <w:rsid w:val="07FB4D2A"/>
    <w:rsid w:val="07FD34A8"/>
    <w:rsid w:val="07FF5F52"/>
    <w:rsid w:val="08D7308F"/>
    <w:rsid w:val="09BB821C"/>
    <w:rsid w:val="0BA7C114"/>
    <w:rsid w:val="0BFD614D"/>
    <w:rsid w:val="0D6E5189"/>
    <w:rsid w:val="0DCA4638"/>
    <w:rsid w:val="0EF141FC"/>
    <w:rsid w:val="0EF91DFA"/>
    <w:rsid w:val="0F3D9DCD"/>
    <w:rsid w:val="0F7FC78D"/>
    <w:rsid w:val="0FC72561"/>
    <w:rsid w:val="0FF267F5"/>
    <w:rsid w:val="0FFB8136"/>
    <w:rsid w:val="0FFD6AAB"/>
    <w:rsid w:val="10EEED5F"/>
    <w:rsid w:val="12552F19"/>
    <w:rsid w:val="14DF7C66"/>
    <w:rsid w:val="157E152C"/>
    <w:rsid w:val="15BFCDCC"/>
    <w:rsid w:val="15FFFC83"/>
    <w:rsid w:val="17E606D7"/>
    <w:rsid w:val="17FDC9BB"/>
    <w:rsid w:val="17FF45C7"/>
    <w:rsid w:val="1933C8FC"/>
    <w:rsid w:val="19CF9173"/>
    <w:rsid w:val="1AB68C70"/>
    <w:rsid w:val="1B7FE090"/>
    <w:rsid w:val="1BB7308B"/>
    <w:rsid w:val="1BBF2431"/>
    <w:rsid w:val="1BDFD7A3"/>
    <w:rsid w:val="1BF6E369"/>
    <w:rsid w:val="1BF7B65F"/>
    <w:rsid w:val="1BFFC6D2"/>
    <w:rsid w:val="1BFFD149"/>
    <w:rsid w:val="1C596921"/>
    <w:rsid w:val="1CDE2CD4"/>
    <w:rsid w:val="1D6D9C7E"/>
    <w:rsid w:val="1D7D0467"/>
    <w:rsid w:val="1DB7482B"/>
    <w:rsid w:val="1DBFA12F"/>
    <w:rsid w:val="1DDEAB77"/>
    <w:rsid w:val="1DF4AE5C"/>
    <w:rsid w:val="1DFC0796"/>
    <w:rsid w:val="1DFFC1AC"/>
    <w:rsid w:val="1E641299"/>
    <w:rsid w:val="1EB33E9E"/>
    <w:rsid w:val="1EBEC7B4"/>
    <w:rsid w:val="1ECA46B5"/>
    <w:rsid w:val="1ED6DDDA"/>
    <w:rsid w:val="1F3BEAF7"/>
    <w:rsid w:val="1F4E82D7"/>
    <w:rsid w:val="1F5F17EE"/>
    <w:rsid w:val="1F6F5EC6"/>
    <w:rsid w:val="1F709EB7"/>
    <w:rsid w:val="1F73A1E6"/>
    <w:rsid w:val="1F74DC44"/>
    <w:rsid w:val="1F7BB301"/>
    <w:rsid w:val="1F8EE6E2"/>
    <w:rsid w:val="1F9FAC17"/>
    <w:rsid w:val="1FB73370"/>
    <w:rsid w:val="1FDF9102"/>
    <w:rsid w:val="1FE31E6B"/>
    <w:rsid w:val="1FE5CF2B"/>
    <w:rsid w:val="1FE6ED44"/>
    <w:rsid w:val="1FEFE216"/>
    <w:rsid w:val="1FF09C1C"/>
    <w:rsid w:val="1FF5B347"/>
    <w:rsid w:val="1FF74F4C"/>
    <w:rsid w:val="1FFD43A1"/>
    <w:rsid w:val="1FFF0E90"/>
    <w:rsid w:val="1FFFB5DE"/>
    <w:rsid w:val="1FFFC2EC"/>
    <w:rsid w:val="237C07A6"/>
    <w:rsid w:val="23F3D325"/>
    <w:rsid w:val="24B77BAF"/>
    <w:rsid w:val="25D341D9"/>
    <w:rsid w:val="26ED71F7"/>
    <w:rsid w:val="26FDFC0A"/>
    <w:rsid w:val="277F4EC4"/>
    <w:rsid w:val="27BBE87C"/>
    <w:rsid w:val="27F60947"/>
    <w:rsid w:val="27FFD1E5"/>
    <w:rsid w:val="28BEF673"/>
    <w:rsid w:val="2958B741"/>
    <w:rsid w:val="29BF3D7E"/>
    <w:rsid w:val="29E17ACD"/>
    <w:rsid w:val="29FFB584"/>
    <w:rsid w:val="2A7B9C34"/>
    <w:rsid w:val="2AAFBD2E"/>
    <w:rsid w:val="2AFBC070"/>
    <w:rsid w:val="2AFE9E71"/>
    <w:rsid w:val="2B2C08F9"/>
    <w:rsid w:val="2B3F9905"/>
    <w:rsid w:val="2BBFCCD6"/>
    <w:rsid w:val="2BD78DAC"/>
    <w:rsid w:val="2C7FBE18"/>
    <w:rsid w:val="2C840CE7"/>
    <w:rsid w:val="2CFF4889"/>
    <w:rsid w:val="2DBF70D2"/>
    <w:rsid w:val="2DDFF704"/>
    <w:rsid w:val="2DFAEA4C"/>
    <w:rsid w:val="2DFB9280"/>
    <w:rsid w:val="2EB316F8"/>
    <w:rsid w:val="2ED6503E"/>
    <w:rsid w:val="2EDE96F6"/>
    <w:rsid w:val="2EE74A93"/>
    <w:rsid w:val="2EEFCF69"/>
    <w:rsid w:val="2F4FF36B"/>
    <w:rsid w:val="2F5327B2"/>
    <w:rsid w:val="2F6B35F7"/>
    <w:rsid w:val="2FBF0081"/>
    <w:rsid w:val="2FBF4621"/>
    <w:rsid w:val="2FD5E0BF"/>
    <w:rsid w:val="2FDF4EA8"/>
    <w:rsid w:val="2FE74889"/>
    <w:rsid w:val="2FEB24E8"/>
    <w:rsid w:val="2FEBB6FB"/>
    <w:rsid w:val="2FEE2072"/>
    <w:rsid w:val="2FEEA844"/>
    <w:rsid w:val="2FF5C971"/>
    <w:rsid w:val="2FF92328"/>
    <w:rsid w:val="2FFA5212"/>
    <w:rsid w:val="2FFBB2C3"/>
    <w:rsid w:val="2FFD6AF5"/>
    <w:rsid w:val="324C2EF6"/>
    <w:rsid w:val="32FA2967"/>
    <w:rsid w:val="33A9C661"/>
    <w:rsid w:val="33B7A443"/>
    <w:rsid w:val="33CF63A2"/>
    <w:rsid w:val="33EC95CA"/>
    <w:rsid w:val="33F25EDD"/>
    <w:rsid w:val="33FFBB20"/>
    <w:rsid w:val="34DA6029"/>
    <w:rsid w:val="34F9F113"/>
    <w:rsid w:val="34FF871B"/>
    <w:rsid w:val="353D9605"/>
    <w:rsid w:val="356E31A8"/>
    <w:rsid w:val="357F528E"/>
    <w:rsid w:val="357FCF1F"/>
    <w:rsid w:val="35BA471E"/>
    <w:rsid w:val="35EEA1F2"/>
    <w:rsid w:val="35FF46E4"/>
    <w:rsid w:val="363F54FB"/>
    <w:rsid w:val="36D352FC"/>
    <w:rsid w:val="36D8F1E2"/>
    <w:rsid w:val="36E3DE86"/>
    <w:rsid w:val="36F67448"/>
    <w:rsid w:val="371C57C4"/>
    <w:rsid w:val="37279787"/>
    <w:rsid w:val="37AFA08B"/>
    <w:rsid w:val="37B1C239"/>
    <w:rsid w:val="37D7CC36"/>
    <w:rsid w:val="37DF862D"/>
    <w:rsid w:val="37E7B2A0"/>
    <w:rsid w:val="37F2264F"/>
    <w:rsid w:val="37F7850D"/>
    <w:rsid w:val="37FB390F"/>
    <w:rsid w:val="37FDAE83"/>
    <w:rsid w:val="37FDEAD0"/>
    <w:rsid w:val="387BB6CC"/>
    <w:rsid w:val="38B321B6"/>
    <w:rsid w:val="38FFA29A"/>
    <w:rsid w:val="38FFAB0E"/>
    <w:rsid w:val="393F7B93"/>
    <w:rsid w:val="3958E888"/>
    <w:rsid w:val="396F48D7"/>
    <w:rsid w:val="39B3A127"/>
    <w:rsid w:val="39BF3506"/>
    <w:rsid w:val="39CE1C26"/>
    <w:rsid w:val="39DEB52F"/>
    <w:rsid w:val="39E9EB39"/>
    <w:rsid w:val="39F64377"/>
    <w:rsid w:val="3A7B39E2"/>
    <w:rsid w:val="3A7F21F4"/>
    <w:rsid w:val="3AB5887A"/>
    <w:rsid w:val="3ACBAD18"/>
    <w:rsid w:val="3AFF7482"/>
    <w:rsid w:val="3B0FE747"/>
    <w:rsid w:val="3B2F635B"/>
    <w:rsid w:val="3B3E0395"/>
    <w:rsid w:val="3B3FB4EC"/>
    <w:rsid w:val="3B7771EF"/>
    <w:rsid w:val="3B77E16E"/>
    <w:rsid w:val="3B7B6E7E"/>
    <w:rsid w:val="3B7D4E08"/>
    <w:rsid w:val="3B8F00B8"/>
    <w:rsid w:val="3B9FBAE5"/>
    <w:rsid w:val="3BAC6FD9"/>
    <w:rsid w:val="3BBBDF3D"/>
    <w:rsid w:val="3BD77DD5"/>
    <w:rsid w:val="3BE5DD71"/>
    <w:rsid w:val="3BEE40AD"/>
    <w:rsid w:val="3BEF5467"/>
    <w:rsid w:val="3BF991A2"/>
    <w:rsid w:val="3BFAC9B3"/>
    <w:rsid w:val="3BFB340C"/>
    <w:rsid w:val="3BFBD707"/>
    <w:rsid w:val="3BFF2620"/>
    <w:rsid w:val="3C5FBECB"/>
    <w:rsid w:val="3C7E9EB3"/>
    <w:rsid w:val="3CBFEC98"/>
    <w:rsid w:val="3CF1EA6F"/>
    <w:rsid w:val="3CF6703B"/>
    <w:rsid w:val="3CF72284"/>
    <w:rsid w:val="3CFD7526"/>
    <w:rsid w:val="3CFF8949"/>
    <w:rsid w:val="3CFF9725"/>
    <w:rsid w:val="3D4B24BD"/>
    <w:rsid w:val="3D5D58E5"/>
    <w:rsid w:val="3D6F0637"/>
    <w:rsid w:val="3D6FC849"/>
    <w:rsid w:val="3DB489C2"/>
    <w:rsid w:val="3DB7CE74"/>
    <w:rsid w:val="3DB7E0FA"/>
    <w:rsid w:val="3DBED028"/>
    <w:rsid w:val="3DDD7F91"/>
    <w:rsid w:val="3DDF1E31"/>
    <w:rsid w:val="3DE809A4"/>
    <w:rsid w:val="3DE810E4"/>
    <w:rsid w:val="3DEF215C"/>
    <w:rsid w:val="3DEF3B06"/>
    <w:rsid w:val="3DEFC375"/>
    <w:rsid w:val="3DF639B7"/>
    <w:rsid w:val="3DFBD271"/>
    <w:rsid w:val="3DFE43C0"/>
    <w:rsid w:val="3E2FF84F"/>
    <w:rsid w:val="3E4FBA59"/>
    <w:rsid w:val="3E6BA050"/>
    <w:rsid w:val="3E7416D9"/>
    <w:rsid w:val="3E7A9CD8"/>
    <w:rsid w:val="3E7B676D"/>
    <w:rsid w:val="3E7E4A0F"/>
    <w:rsid w:val="3E876F31"/>
    <w:rsid w:val="3E93392E"/>
    <w:rsid w:val="3EA5274C"/>
    <w:rsid w:val="3EAFD745"/>
    <w:rsid w:val="3EBB7C3F"/>
    <w:rsid w:val="3EBFBC6B"/>
    <w:rsid w:val="3EDF1C0F"/>
    <w:rsid w:val="3EE75F18"/>
    <w:rsid w:val="3EF7653F"/>
    <w:rsid w:val="3EFBE61C"/>
    <w:rsid w:val="3EFC2356"/>
    <w:rsid w:val="3EFDD0BD"/>
    <w:rsid w:val="3EFE0EA7"/>
    <w:rsid w:val="3EFF0196"/>
    <w:rsid w:val="3F2C962C"/>
    <w:rsid w:val="3F690434"/>
    <w:rsid w:val="3F6AA2AD"/>
    <w:rsid w:val="3F7754EF"/>
    <w:rsid w:val="3F7C70DA"/>
    <w:rsid w:val="3F7FA577"/>
    <w:rsid w:val="3F96EC47"/>
    <w:rsid w:val="3F9F8267"/>
    <w:rsid w:val="3FB3789B"/>
    <w:rsid w:val="3FB7AD81"/>
    <w:rsid w:val="3FBD0B32"/>
    <w:rsid w:val="3FBEFB48"/>
    <w:rsid w:val="3FBF1C74"/>
    <w:rsid w:val="3FBF6441"/>
    <w:rsid w:val="3FBFCEC9"/>
    <w:rsid w:val="3FC7C849"/>
    <w:rsid w:val="3FCB0F37"/>
    <w:rsid w:val="3FCED68E"/>
    <w:rsid w:val="3FCF8083"/>
    <w:rsid w:val="3FD6E042"/>
    <w:rsid w:val="3FD94015"/>
    <w:rsid w:val="3FDB26D8"/>
    <w:rsid w:val="3FDFFB15"/>
    <w:rsid w:val="3FE79914"/>
    <w:rsid w:val="3FEB2183"/>
    <w:rsid w:val="3FEB5B4D"/>
    <w:rsid w:val="3FEB8A04"/>
    <w:rsid w:val="3FEC0C43"/>
    <w:rsid w:val="3FEF2B66"/>
    <w:rsid w:val="3FEF8414"/>
    <w:rsid w:val="3FEFBA2A"/>
    <w:rsid w:val="3FEFDE99"/>
    <w:rsid w:val="3FF383B2"/>
    <w:rsid w:val="3FF716B2"/>
    <w:rsid w:val="3FF72CAD"/>
    <w:rsid w:val="3FF77A7B"/>
    <w:rsid w:val="3FFA9E75"/>
    <w:rsid w:val="3FFACAD0"/>
    <w:rsid w:val="3FFAD56D"/>
    <w:rsid w:val="3FFB7A19"/>
    <w:rsid w:val="3FFCC87B"/>
    <w:rsid w:val="3FFE0C20"/>
    <w:rsid w:val="3FFE3A7D"/>
    <w:rsid w:val="3FFE92B6"/>
    <w:rsid w:val="3FFE98E6"/>
    <w:rsid w:val="3FFF5C27"/>
    <w:rsid w:val="3FFF610B"/>
    <w:rsid w:val="3FFF7085"/>
    <w:rsid w:val="3FFF9D12"/>
    <w:rsid w:val="3FFFC89B"/>
    <w:rsid w:val="43EF67CB"/>
    <w:rsid w:val="45DE0EC2"/>
    <w:rsid w:val="45DF94CC"/>
    <w:rsid w:val="46ED8621"/>
    <w:rsid w:val="46FC08D9"/>
    <w:rsid w:val="4717ED7B"/>
    <w:rsid w:val="475EC70D"/>
    <w:rsid w:val="477E0088"/>
    <w:rsid w:val="47CF7047"/>
    <w:rsid w:val="47E7A306"/>
    <w:rsid w:val="47E7B044"/>
    <w:rsid w:val="47EF8CA2"/>
    <w:rsid w:val="47FB682C"/>
    <w:rsid w:val="47FFDCE5"/>
    <w:rsid w:val="48EF95C7"/>
    <w:rsid w:val="498F3A04"/>
    <w:rsid w:val="4A5F2FE8"/>
    <w:rsid w:val="4A9F2E3E"/>
    <w:rsid w:val="4AAFC75A"/>
    <w:rsid w:val="4AF706FB"/>
    <w:rsid w:val="4B3F5A0A"/>
    <w:rsid w:val="4B6FD4CA"/>
    <w:rsid w:val="4B77A247"/>
    <w:rsid w:val="4B78DFCA"/>
    <w:rsid w:val="4BE68DFD"/>
    <w:rsid w:val="4BFFB5C6"/>
    <w:rsid w:val="4D97407B"/>
    <w:rsid w:val="4DE98393"/>
    <w:rsid w:val="4E3EEAE0"/>
    <w:rsid w:val="4E7F355B"/>
    <w:rsid w:val="4ECF7B68"/>
    <w:rsid w:val="4EEDB338"/>
    <w:rsid w:val="4EFF01BD"/>
    <w:rsid w:val="4EFF1F41"/>
    <w:rsid w:val="4F074518"/>
    <w:rsid w:val="4F4804EB"/>
    <w:rsid w:val="4F5EA71F"/>
    <w:rsid w:val="4F7DB2DF"/>
    <w:rsid w:val="4F7ED717"/>
    <w:rsid w:val="4FABF7E5"/>
    <w:rsid w:val="4FBF6A6D"/>
    <w:rsid w:val="4FDE3F27"/>
    <w:rsid w:val="4FEA205F"/>
    <w:rsid w:val="4FF74B4A"/>
    <w:rsid w:val="4FF7A225"/>
    <w:rsid w:val="4FFB7DF7"/>
    <w:rsid w:val="4FFEBD31"/>
    <w:rsid w:val="515B64BF"/>
    <w:rsid w:val="51EF0053"/>
    <w:rsid w:val="51FB68A9"/>
    <w:rsid w:val="52E3E4D3"/>
    <w:rsid w:val="53B6EE69"/>
    <w:rsid w:val="53BBF41A"/>
    <w:rsid w:val="53FE5408"/>
    <w:rsid w:val="53FFE091"/>
    <w:rsid w:val="540FC4A4"/>
    <w:rsid w:val="54BF386C"/>
    <w:rsid w:val="54FF053E"/>
    <w:rsid w:val="54FFBC92"/>
    <w:rsid w:val="555DD4D1"/>
    <w:rsid w:val="55AD9C2D"/>
    <w:rsid w:val="55BB0ADC"/>
    <w:rsid w:val="55BECF3B"/>
    <w:rsid w:val="55BF9AB1"/>
    <w:rsid w:val="55CAA114"/>
    <w:rsid w:val="55D34B00"/>
    <w:rsid w:val="55D74150"/>
    <w:rsid w:val="55DF570A"/>
    <w:rsid w:val="55EE16BB"/>
    <w:rsid w:val="55F71E9D"/>
    <w:rsid w:val="55FF075C"/>
    <w:rsid w:val="55FF1303"/>
    <w:rsid w:val="55FF4D69"/>
    <w:rsid w:val="55FFDCC6"/>
    <w:rsid w:val="55FFFC90"/>
    <w:rsid w:val="566A3235"/>
    <w:rsid w:val="567F3006"/>
    <w:rsid w:val="56B7EB5D"/>
    <w:rsid w:val="56F22A80"/>
    <w:rsid w:val="56FBF331"/>
    <w:rsid w:val="573F05FC"/>
    <w:rsid w:val="575C3C78"/>
    <w:rsid w:val="576DFD72"/>
    <w:rsid w:val="57763CC6"/>
    <w:rsid w:val="5777BD41"/>
    <w:rsid w:val="5788A3FC"/>
    <w:rsid w:val="579F027C"/>
    <w:rsid w:val="57BE6AF6"/>
    <w:rsid w:val="57BF9474"/>
    <w:rsid w:val="57CBE106"/>
    <w:rsid w:val="57CFA900"/>
    <w:rsid w:val="57D7828A"/>
    <w:rsid w:val="57E79182"/>
    <w:rsid w:val="57EAF8C9"/>
    <w:rsid w:val="57EBD8EA"/>
    <w:rsid w:val="57F6B478"/>
    <w:rsid w:val="57F6BE34"/>
    <w:rsid w:val="57F7CAA8"/>
    <w:rsid w:val="57FD6785"/>
    <w:rsid w:val="57FE66B2"/>
    <w:rsid w:val="57FEC042"/>
    <w:rsid w:val="57FF0A64"/>
    <w:rsid w:val="57FF3786"/>
    <w:rsid w:val="57FFE661"/>
    <w:rsid w:val="58EF9242"/>
    <w:rsid w:val="59A7908A"/>
    <w:rsid w:val="59AEBF87"/>
    <w:rsid w:val="59AFF2CF"/>
    <w:rsid w:val="59FB7D8A"/>
    <w:rsid w:val="5AAF06DC"/>
    <w:rsid w:val="5ABD003B"/>
    <w:rsid w:val="5ABF89CA"/>
    <w:rsid w:val="5AC7B658"/>
    <w:rsid w:val="5AD99B22"/>
    <w:rsid w:val="5ADF605C"/>
    <w:rsid w:val="5AFB272A"/>
    <w:rsid w:val="5AFF5B46"/>
    <w:rsid w:val="5AFFA413"/>
    <w:rsid w:val="5AFFCC76"/>
    <w:rsid w:val="5B1E3D79"/>
    <w:rsid w:val="5B79477C"/>
    <w:rsid w:val="5B9B9043"/>
    <w:rsid w:val="5BA667C2"/>
    <w:rsid w:val="5BB32C14"/>
    <w:rsid w:val="5BB871C1"/>
    <w:rsid w:val="5BBA827B"/>
    <w:rsid w:val="5BBB7DB6"/>
    <w:rsid w:val="5BBFB0C1"/>
    <w:rsid w:val="5BBFF162"/>
    <w:rsid w:val="5BD4E725"/>
    <w:rsid w:val="5BE31C56"/>
    <w:rsid w:val="5BE70982"/>
    <w:rsid w:val="5BEFDB6B"/>
    <w:rsid w:val="5BF7AD7D"/>
    <w:rsid w:val="5BFC66A2"/>
    <w:rsid w:val="5BFD490E"/>
    <w:rsid w:val="5BFEDB2B"/>
    <w:rsid w:val="5BFF3239"/>
    <w:rsid w:val="5BFF4496"/>
    <w:rsid w:val="5BFF68B1"/>
    <w:rsid w:val="5C3BE8AA"/>
    <w:rsid w:val="5C7A2D0B"/>
    <w:rsid w:val="5C9B05E1"/>
    <w:rsid w:val="5C9F7A8B"/>
    <w:rsid w:val="5CD79115"/>
    <w:rsid w:val="5CEF0915"/>
    <w:rsid w:val="5CF930E2"/>
    <w:rsid w:val="5D3B30D5"/>
    <w:rsid w:val="5D3D11A0"/>
    <w:rsid w:val="5D6B2E1C"/>
    <w:rsid w:val="5D6FFE21"/>
    <w:rsid w:val="5D7C4787"/>
    <w:rsid w:val="5D973665"/>
    <w:rsid w:val="5DA379D7"/>
    <w:rsid w:val="5DBD4739"/>
    <w:rsid w:val="5DCF2F41"/>
    <w:rsid w:val="5DD3DBD8"/>
    <w:rsid w:val="5DDF1D2B"/>
    <w:rsid w:val="5DE171B4"/>
    <w:rsid w:val="5DE17395"/>
    <w:rsid w:val="5DEAF2AC"/>
    <w:rsid w:val="5DEE9FC0"/>
    <w:rsid w:val="5DEFD299"/>
    <w:rsid w:val="5DFB4E82"/>
    <w:rsid w:val="5DFBD9EF"/>
    <w:rsid w:val="5DFEE6CB"/>
    <w:rsid w:val="5DFF295C"/>
    <w:rsid w:val="5DFF7AB6"/>
    <w:rsid w:val="5E1D55CA"/>
    <w:rsid w:val="5E3B7395"/>
    <w:rsid w:val="5E5FE52E"/>
    <w:rsid w:val="5E79590F"/>
    <w:rsid w:val="5E7DECE3"/>
    <w:rsid w:val="5E7F0A03"/>
    <w:rsid w:val="5EA64532"/>
    <w:rsid w:val="5EAE2BB8"/>
    <w:rsid w:val="5EBB9271"/>
    <w:rsid w:val="5EBC5C89"/>
    <w:rsid w:val="5EBF8035"/>
    <w:rsid w:val="5EBF88B9"/>
    <w:rsid w:val="5ECB332F"/>
    <w:rsid w:val="5EDEF24E"/>
    <w:rsid w:val="5EDF4AE2"/>
    <w:rsid w:val="5EF55E75"/>
    <w:rsid w:val="5EF72448"/>
    <w:rsid w:val="5EF90508"/>
    <w:rsid w:val="5EFC03FB"/>
    <w:rsid w:val="5EFE2A2E"/>
    <w:rsid w:val="5EFF1191"/>
    <w:rsid w:val="5EFF43BC"/>
    <w:rsid w:val="5EFF7B22"/>
    <w:rsid w:val="5F09180E"/>
    <w:rsid w:val="5F235F63"/>
    <w:rsid w:val="5F2EDB56"/>
    <w:rsid w:val="5F2F4291"/>
    <w:rsid w:val="5F33B91C"/>
    <w:rsid w:val="5F374E48"/>
    <w:rsid w:val="5F3F60A6"/>
    <w:rsid w:val="5F4FBAFC"/>
    <w:rsid w:val="5F5BAC18"/>
    <w:rsid w:val="5F62AEC6"/>
    <w:rsid w:val="5F6DBDA0"/>
    <w:rsid w:val="5F77C1F2"/>
    <w:rsid w:val="5F79CEF9"/>
    <w:rsid w:val="5F7D5975"/>
    <w:rsid w:val="5F9BC257"/>
    <w:rsid w:val="5F9FD160"/>
    <w:rsid w:val="5FAD4A8C"/>
    <w:rsid w:val="5FAF2053"/>
    <w:rsid w:val="5FAFA268"/>
    <w:rsid w:val="5FAFC674"/>
    <w:rsid w:val="5FAFEC1B"/>
    <w:rsid w:val="5FB72CEC"/>
    <w:rsid w:val="5FBB3ED9"/>
    <w:rsid w:val="5FBDBD31"/>
    <w:rsid w:val="5FBECFB8"/>
    <w:rsid w:val="5FBF436A"/>
    <w:rsid w:val="5FC597FB"/>
    <w:rsid w:val="5FD38697"/>
    <w:rsid w:val="5FD56E83"/>
    <w:rsid w:val="5FD5A241"/>
    <w:rsid w:val="5FD7CE0B"/>
    <w:rsid w:val="5FDBDC80"/>
    <w:rsid w:val="5FDD1202"/>
    <w:rsid w:val="5FDF04F4"/>
    <w:rsid w:val="5FDF7923"/>
    <w:rsid w:val="5FDFC346"/>
    <w:rsid w:val="5FE798ED"/>
    <w:rsid w:val="5FEAC603"/>
    <w:rsid w:val="5FEE6B34"/>
    <w:rsid w:val="5FF2B20F"/>
    <w:rsid w:val="5FF481B8"/>
    <w:rsid w:val="5FF58D6D"/>
    <w:rsid w:val="5FFA75C7"/>
    <w:rsid w:val="5FFA82A8"/>
    <w:rsid w:val="5FFBB396"/>
    <w:rsid w:val="5FFC24D0"/>
    <w:rsid w:val="5FFD2F57"/>
    <w:rsid w:val="5FFDD099"/>
    <w:rsid w:val="5FFE09EF"/>
    <w:rsid w:val="5FFE704F"/>
    <w:rsid w:val="5FFF043D"/>
    <w:rsid w:val="5FFF05C7"/>
    <w:rsid w:val="5FFF08D5"/>
    <w:rsid w:val="5FFF3A7D"/>
    <w:rsid w:val="5FFF649C"/>
    <w:rsid w:val="5FFFA3A6"/>
    <w:rsid w:val="5FFFEE8B"/>
    <w:rsid w:val="60FEC6CF"/>
    <w:rsid w:val="61694CA3"/>
    <w:rsid w:val="635FABE0"/>
    <w:rsid w:val="639B12DF"/>
    <w:rsid w:val="63B990CB"/>
    <w:rsid w:val="63EA7BF4"/>
    <w:rsid w:val="63EF9D50"/>
    <w:rsid w:val="64EE1B2A"/>
    <w:rsid w:val="65359BB8"/>
    <w:rsid w:val="6571EC6B"/>
    <w:rsid w:val="6578998A"/>
    <w:rsid w:val="65B3CE75"/>
    <w:rsid w:val="65B3F8EF"/>
    <w:rsid w:val="65F5C624"/>
    <w:rsid w:val="66EFDF78"/>
    <w:rsid w:val="6736FDB3"/>
    <w:rsid w:val="677F9F85"/>
    <w:rsid w:val="67B50E1B"/>
    <w:rsid w:val="67BEA27F"/>
    <w:rsid w:val="67EBE495"/>
    <w:rsid w:val="67EE11BE"/>
    <w:rsid w:val="67EFC07F"/>
    <w:rsid w:val="67F54E86"/>
    <w:rsid w:val="67FB706A"/>
    <w:rsid w:val="67FE63D4"/>
    <w:rsid w:val="67FEA9A7"/>
    <w:rsid w:val="67FEBBCF"/>
    <w:rsid w:val="67FEC2C0"/>
    <w:rsid w:val="67FF396E"/>
    <w:rsid w:val="67FF5D0D"/>
    <w:rsid w:val="67FF5E8F"/>
    <w:rsid w:val="67FF9F73"/>
    <w:rsid w:val="67FFCBB2"/>
    <w:rsid w:val="67FFEF48"/>
    <w:rsid w:val="697718C9"/>
    <w:rsid w:val="69790A6C"/>
    <w:rsid w:val="697FB90D"/>
    <w:rsid w:val="69AB279F"/>
    <w:rsid w:val="69EFA6CA"/>
    <w:rsid w:val="6A2B890F"/>
    <w:rsid w:val="6A2DFD9F"/>
    <w:rsid w:val="6A5B95B0"/>
    <w:rsid w:val="6A87A582"/>
    <w:rsid w:val="6A9F4D91"/>
    <w:rsid w:val="6AB97F31"/>
    <w:rsid w:val="6ABEF6A2"/>
    <w:rsid w:val="6AF5593F"/>
    <w:rsid w:val="6AFBC4FB"/>
    <w:rsid w:val="6AFF7E4A"/>
    <w:rsid w:val="6AFFE34D"/>
    <w:rsid w:val="6AFFE8D5"/>
    <w:rsid w:val="6AFFEBA2"/>
    <w:rsid w:val="6B5BA82E"/>
    <w:rsid w:val="6B778211"/>
    <w:rsid w:val="6B79B442"/>
    <w:rsid w:val="6B7BE101"/>
    <w:rsid w:val="6B93EC3A"/>
    <w:rsid w:val="6B984943"/>
    <w:rsid w:val="6BA33FBA"/>
    <w:rsid w:val="6BC7BB27"/>
    <w:rsid w:val="6BD33A73"/>
    <w:rsid w:val="6BDB96FE"/>
    <w:rsid w:val="6BDED460"/>
    <w:rsid w:val="6BDFF13A"/>
    <w:rsid w:val="6BDFFF27"/>
    <w:rsid w:val="6BEA58D8"/>
    <w:rsid w:val="6BEB2F06"/>
    <w:rsid w:val="6BFA7A96"/>
    <w:rsid w:val="6BFC5E88"/>
    <w:rsid w:val="6BFD86E9"/>
    <w:rsid w:val="6BFEE242"/>
    <w:rsid w:val="6BFFA04A"/>
    <w:rsid w:val="6BFFA94A"/>
    <w:rsid w:val="6BFFEACD"/>
    <w:rsid w:val="6BFFF66B"/>
    <w:rsid w:val="6C567EDB"/>
    <w:rsid w:val="6C57C39C"/>
    <w:rsid w:val="6C8F5578"/>
    <w:rsid w:val="6CD53B2E"/>
    <w:rsid w:val="6CF1ABD5"/>
    <w:rsid w:val="6D1B6F0E"/>
    <w:rsid w:val="6D5F008D"/>
    <w:rsid w:val="6D6A6AC6"/>
    <w:rsid w:val="6D6F86DC"/>
    <w:rsid w:val="6D9F3E4D"/>
    <w:rsid w:val="6DE537AC"/>
    <w:rsid w:val="6DEE0094"/>
    <w:rsid w:val="6DEFAB54"/>
    <w:rsid w:val="6DFC94FC"/>
    <w:rsid w:val="6DFE58B9"/>
    <w:rsid w:val="6E4B86DC"/>
    <w:rsid w:val="6E72569B"/>
    <w:rsid w:val="6E7D9793"/>
    <w:rsid w:val="6E7E5DA2"/>
    <w:rsid w:val="6EB7677C"/>
    <w:rsid w:val="6EBF61F4"/>
    <w:rsid w:val="6EDD7885"/>
    <w:rsid w:val="6EE95B3D"/>
    <w:rsid w:val="6EEF9116"/>
    <w:rsid w:val="6EF3E4C9"/>
    <w:rsid w:val="6EF72426"/>
    <w:rsid w:val="6EFBC042"/>
    <w:rsid w:val="6EFF080B"/>
    <w:rsid w:val="6EFF2C50"/>
    <w:rsid w:val="6EFF4BD0"/>
    <w:rsid w:val="6EFF81F5"/>
    <w:rsid w:val="6F37A845"/>
    <w:rsid w:val="6F396201"/>
    <w:rsid w:val="6F4D3FA4"/>
    <w:rsid w:val="6F5FD5E4"/>
    <w:rsid w:val="6F630CC9"/>
    <w:rsid w:val="6F7544F4"/>
    <w:rsid w:val="6F7781FE"/>
    <w:rsid w:val="6F77D809"/>
    <w:rsid w:val="6F7B2BFA"/>
    <w:rsid w:val="6F7BB581"/>
    <w:rsid w:val="6F7BDB57"/>
    <w:rsid w:val="6F7D6CE2"/>
    <w:rsid w:val="6F7F731F"/>
    <w:rsid w:val="6F7FDFAF"/>
    <w:rsid w:val="6F9FEC0C"/>
    <w:rsid w:val="6FA7D1FD"/>
    <w:rsid w:val="6FB75D58"/>
    <w:rsid w:val="6FBB26CD"/>
    <w:rsid w:val="6FBDE52E"/>
    <w:rsid w:val="6FBE9E88"/>
    <w:rsid w:val="6FCFCDDF"/>
    <w:rsid w:val="6FCFD230"/>
    <w:rsid w:val="6FDA2445"/>
    <w:rsid w:val="6FDC57BD"/>
    <w:rsid w:val="6FDCAC5E"/>
    <w:rsid w:val="6FDD1D0D"/>
    <w:rsid w:val="6FDD60DC"/>
    <w:rsid w:val="6FDDA18D"/>
    <w:rsid w:val="6FDF0D88"/>
    <w:rsid w:val="6FE7979B"/>
    <w:rsid w:val="6FE89B69"/>
    <w:rsid w:val="6FEF52DD"/>
    <w:rsid w:val="6FF327D9"/>
    <w:rsid w:val="6FF72EF5"/>
    <w:rsid w:val="6FF784B3"/>
    <w:rsid w:val="6FF7C933"/>
    <w:rsid w:val="6FF7FAA8"/>
    <w:rsid w:val="6FF86828"/>
    <w:rsid w:val="6FFAD53A"/>
    <w:rsid w:val="6FFB8FBE"/>
    <w:rsid w:val="6FFC494D"/>
    <w:rsid w:val="6FFD62EF"/>
    <w:rsid w:val="6FFDE900"/>
    <w:rsid w:val="6FFE2935"/>
    <w:rsid w:val="6FFE2968"/>
    <w:rsid w:val="6FFE5D15"/>
    <w:rsid w:val="6FFEF75A"/>
    <w:rsid w:val="6FFF0BC7"/>
    <w:rsid w:val="6FFF4F6C"/>
    <w:rsid w:val="6FFFE8C2"/>
    <w:rsid w:val="6FFFF175"/>
    <w:rsid w:val="70BFE34F"/>
    <w:rsid w:val="70F165EB"/>
    <w:rsid w:val="71576660"/>
    <w:rsid w:val="717B2778"/>
    <w:rsid w:val="717D5AB4"/>
    <w:rsid w:val="71B555B1"/>
    <w:rsid w:val="71E72B0B"/>
    <w:rsid w:val="71FF94B6"/>
    <w:rsid w:val="727C1F95"/>
    <w:rsid w:val="72BBF484"/>
    <w:rsid w:val="72C7F23C"/>
    <w:rsid w:val="72DC7406"/>
    <w:rsid w:val="72DF5206"/>
    <w:rsid w:val="72F734E2"/>
    <w:rsid w:val="72FD40CC"/>
    <w:rsid w:val="72FF50E2"/>
    <w:rsid w:val="733E5721"/>
    <w:rsid w:val="733F4585"/>
    <w:rsid w:val="7356E694"/>
    <w:rsid w:val="7360B6D5"/>
    <w:rsid w:val="737105FD"/>
    <w:rsid w:val="73775280"/>
    <w:rsid w:val="73C6A1A5"/>
    <w:rsid w:val="73D5775B"/>
    <w:rsid w:val="73EBB586"/>
    <w:rsid w:val="73EBF98E"/>
    <w:rsid w:val="73F30294"/>
    <w:rsid w:val="73F7745F"/>
    <w:rsid w:val="73F77B47"/>
    <w:rsid w:val="73FFC796"/>
    <w:rsid w:val="748D0C12"/>
    <w:rsid w:val="74DB2C9E"/>
    <w:rsid w:val="74E7927C"/>
    <w:rsid w:val="74F7BA3D"/>
    <w:rsid w:val="74FB6784"/>
    <w:rsid w:val="74FF7718"/>
    <w:rsid w:val="75777F53"/>
    <w:rsid w:val="757E1EA9"/>
    <w:rsid w:val="757E922B"/>
    <w:rsid w:val="7597F003"/>
    <w:rsid w:val="75DD15A9"/>
    <w:rsid w:val="75DFF881"/>
    <w:rsid w:val="75E70EBE"/>
    <w:rsid w:val="75EC3440"/>
    <w:rsid w:val="75EDAE0E"/>
    <w:rsid w:val="75EFF841"/>
    <w:rsid w:val="75FB7020"/>
    <w:rsid w:val="75FD298A"/>
    <w:rsid w:val="75FEFF74"/>
    <w:rsid w:val="75FF1B12"/>
    <w:rsid w:val="75FFF784"/>
    <w:rsid w:val="76347D9B"/>
    <w:rsid w:val="766B377A"/>
    <w:rsid w:val="767FB2D3"/>
    <w:rsid w:val="76CB46E1"/>
    <w:rsid w:val="76CD5078"/>
    <w:rsid w:val="76E9CD66"/>
    <w:rsid w:val="76FB7EFD"/>
    <w:rsid w:val="76FE5821"/>
    <w:rsid w:val="76FEE588"/>
    <w:rsid w:val="7713CF04"/>
    <w:rsid w:val="772C555C"/>
    <w:rsid w:val="772FBCBE"/>
    <w:rsid w:val="773DDEF7"/>
    <w:rsid w:val="776D5D7E"/>
    <w:rsid w:val="77776BAD"/>
    <w:rsid w:val="77777E36"/>
    <w:rsid w:val="77778FD6"/>
    <w:rsid w:val="777BAC64"/>
    <w:rsid w:val="777F94EC"/>
    <w:rsid w:val="777FB62D"/>
    <w:rsid w:val="777FB937"/>
    <w:rsid w:val="778F10CD"/>
    <w:rsid w:val="778F186F"/>
    <w:rsid w:val="77B98DDB"/>
    <w:rsid w:val="77BB2FAA"/>
    <w:rsid w:val="77BEE19C"/>
    <w:rsid w:val="77BF2D9C"/>
    <w:rsid w:val="77C6A0B3"/>
    <w:rsid w:val="77D793A6"/>
    <w:rsid w:val="77DB001D"/>
    <w:rsid w:val="77DCEC57"/>
    <w:rsid w:val="77DD5901"/>
    <w:rsid w:val="77DF0E10"/>
    <w:rsid w:val="77DF2251"/>
    <w:rsid w:val="77E7792C"/>
    <w:rsid w:val="77EB0DA6"/>
    <w:rsid w:val="77EB116E"/>
    <w:rsid w:val="77EBBBC8"/>
    <w:rsid w:val="77ED2072"/>
    <w:rsid w:val="77EE17A7"/>
    <w:rsid w:val="77F47363"/>
    <w:rsid w:val="77F5C5BD"/>
    <w:rsid w:val="77F6DDFD"/>
    <w:rsid w:val="77F71734"/>
    <w:rsid w:val="77FA1C1F"/>
    <w:rsid w:val="77FBD5C7"/>
    <w:rsid w:val="77FBF6F9"/>
    <w:rsid w:val="77FE0FC8"/>
    <w:rsid w:val="77FE3071"/>
    <w:rsid w:val="77FF15BD"/>
    <w:rsid w:val="77FFB178"/>
    <w:rsid w:val="77FFD72B"/>
    <w:rsid w:val="78566CB3"/>
    <w:rsid w:val="78BF4790"/>
    <w:rsid w:val="78BF51F7"/>
    <w:rsid w:val="78D91F4A"/>
    <w:rsid w:val="78FE51B1"/>
    <w:rsid w:val="78FF7E5D"/>
    <w:rsid w:val="797FC832"/>
    <w:rsid w:val="799F8B95"/>
    <w:rsid w:val="79B82A39"/>
    <w:rsid w:val="79BBC3AA"/>
    <w:rsid w:val="79BF3D29"/>
    <w:rsid w:val="79C70173"/>
    <w:rsid w:val="79CFBE4F"/>
    <w:rsid w:val="79D2F206"/>
    <w:rsid w:val="79DBF73E"/>
    <w:rsid w:val="79DF7DF0"/>
    <w:rsid w:val="79EA3F89"/>
    <w:rsid w:val="79ED27B9"/>
    <w:rsid w:val="79FE543D"/>
    <w:rsid w:val="79FF175D"/>
    <w:rsid w:val="79FFAC5E"/>
    <w:rsid w:val="7A2FB115"/>
    <w:rsid w:val="7A3FFDD6"/>
    <w:rsid w:val="7A73DEF7"/>
    <w:rsid w:val="7A76AE12"/>
    <w:rsid w:val="7A7BD400"/>
    <w:rsid w:val="7A973F71"/>
    <w:rsid w:val="7ABB17C7"/>
    <w:rsid w:val="7ABECDA0"/>
    <w:rsid w:val="7ACA8C5D"/>
    <w:rsid w:val="7ACE5ECB"/>
    <w:rsid w:val="7ADE7140"/>
    <w:rsid w:val="7ADF24DD"/>
    <w:rsid w:val="7AEE87A9"/>
    <w:rsid w:val="7AEF6892"/>
    <w:rsid w:val="7AF665A4"/>
    <w:rsid w:val="7AF71285"/>
    <w:rsid w:val="7AF940BE"/>
    <w:rsid w:val="7AFA7A87"/>
    <w:rsid w:val="7AFB2B01"/>
    <w:rsid w:val="7AFCA88A"/>
    <w:rsid w:val="7AFF4D42"/>
    <w:rsid w:val="7B1FBFCA"/>
    <w:rsid w:val="7B2D4224"/>
    <w:rsid w:val="7B3F3008"/>
    <w:rsid w:val="7B6E6D66"/>
    <w:rsid w:val="7B6F4C0B"/>
    <w:rsid w:val="7B7B088B"/>
    <w:rsid w:val="7B7E24E9"/>
    <w:rsid w:val="7B7F28A1"/>
    <w:rsid w:val="7B7F9BA5"/>
    <w:rsid w:val="7B83DAAB"/>
    <w:rsid w:val="7B9BC3A8"/>
    <w:rsid w:val="7B9FC15B"/>
    <w:rsid w:val="7BB75C01"/>
    <w:rsid w:val="7BB980F5"/>
    <w:rsid w:val="7BBE2053"/>
    <w:rsid w:val="7BBF671B"/>
    <w:rsid w:val="7BCB2935"/>
    <w:rsid w:val="7BCF50E1"/>
    <w:rsid w:val="7BD3691F"/>
    <w:rsid w:val="7BD8D4EE"/>
    <w:rsid w:val="7BE34DDF"/>
    <w:rsid w:val="7BE7014D"/>
    <w:rsid w:val="7BE7F958"/>
    <w:rsid w:val="7BED54FE"/>
    <w:rsid w:val="7BEDCCB7"/>
    <w:rsid w:val="7BEF9A38"/>
    <w:rsid w:val="7BEFA951"/>
    <w:rsid w:val="7BEFE604"/>
    <w:rsid w:val="7BF59EA8"/>
    <w:rsid w:val="7BFAA7C4"/>
    <w:rsid w:val="7BFB5452"/>
    <w:rsid w:val="7BFD2A0E"/>
    <w:rsid w:val="7BFD460E"/>
    <w:rsid w:val="7BFDE598"/>
    <w:rsid w:val="7BFF7431"/>
    <w:rsid w:val="7BFF9B9D"/>
    <w:rsid w:val="7BFFBF93"/>
    <w:rsid w:val="7BFFC138"/>
    <w:rsid w:val="7BFFC4DE"/>
    <w:rsid w:val="7BFFE90B"/>
    <w:rsid w:val="7C1FBA8C"/>
    <w:rsid w:val="7C3FB07F"/>
    <w:rsid w:val="7C4778EE"/>
    <w:rsid w:val="7C5101C6"/>
    <w:rsid w:val="7C6FB682"/>
    <w:rsid w:val="7C7BE254"/>
    <w:rsid w:val="7C7D4A9C"/>
    <w:rsid w:val="7C7FC6E7"/>
    <w:rsid w:val="7C87D7CF"/>
    <w:rsid w:val="7C9D236A"/>
    <w:rsid w:val="7CB716B7"/>
    <w:rsid w:val="7CD5DA28"/>
    <w:rsid w:val="7CDB48F7"/>
    <w:rsid w:val="7CEAF8DF"/>
    <w:rsid w:val="7CF01DEB"/>
    <w:rsid w:val="7CF7C5AD"/>
    <w:rsid w:val="7CFB2067"/>
    <w:rsid w:val="7CFE14CB"/>
    <w:rsid w:val="7CFEE03E"/>
    <w:rsid w:val="7CFF2FD4"/>
    <w:rsid w:val="7CFFA820"/>
    <w:rsid w:val="7CFFAB32"/>
    <w:rsid w:val="7D375909"/>
    <w:rsid w:val="7D3F8956"/>
    <w:rsid w:val="7D4E5261"/>
    <w:rsid w:val="7D5D7232"/>
    <w:rsid w:val="7D5EA12C"/>
    <w:rsid w:val="7D63B703"/>
    <w:rsid w:val="7D66796F"/>
    <w:rsid w:val="7D6F7B71"/>
    <w:rsid w:val="7D7D5492"/>
    <w:rsid w:val="7D7F83C9"/>
    <w:rsid w:val="7D7FA939"/>
    <w:rsid w:val="7D7FBA25"/>
    <w:rsid w:val="7D7FBDAA"/>
    <w:rsid w:val="7DA746D0"/>
    <w:rsid w:val="7DAF7624"/>
    <w:rsid w:val="7DB3C17D"/>
    <w:rsid w:val="7DB5591F"/>
    <w:rsid w:val="7DB6EDE5"/>
    <w:rsid w:val="7DBAA7D0"/>
    <w:rsid w:val="7DBE3B88"/>
    <w:rsid w:val="7DBED603"/>
    <w:rsid w:val="7DCB60CA"/>
    <w:rsid w:val="7DD67C2F"/>
    <w:rsid w:val="7DD727B2"/>
    <w:rsid w:val="7DDF5748"/>
    <w:rsid w:val="7DDF5DD8"/>
    <w:rsid w:val="7DDF7428"/>
    <w:rsid w:val="7DE51D3B"/>
    <w:rsid w:val="7DE9362D"/>
    <w:rsid w:val="7DEB8B1E"/>
    <w:rsid w:val="7DED51A9"/>
    <w:rsid w:val="7DF3827B"/>
    <w:rsid w:val="7DF39503"/>
    <w:rsid w:val="7DF70FB8"/>
    <w:rsid w:val="7DFB5D41"/>
    <w:rsid w:val="7DFD40C1"/>
    <w:rsid w:val="7DFDB38D"/>
    <w:rsid w:val="7DFE5162"/>
    <w:rsid w:val="7DFEA81A"/>
    <w:rsid w:val="7DFF5A06"/>
    <w:rsid w:val="7DFF7C67"/>
    <w:rsid w:val="7DFFB46B"/>
    <w:rsid w:val="7DFFC4DF"/>
    <w:rsid w:val="7DFFE38D"/>
    <w:rsid w:val="7E1B47DE"/>
    <w:rsid w:val="7E3F5D7C"/>
    <w:rsid w:val="7E5B842E"/>
    <w:rsid w:val="7E5E3993"/>
    <w:rsid w:val="7E6E839A"/>
    <w:rsid w:val="7E6FE024"/>
    <w:rsid w:val="7E73A3B6"/>
    <w:rsid w:val="7E73FADF"/>
    <w:rsid w:val="7E77B749"/>
    <w:rsid w:val="7E7A8CDA"/>
    <w:rsid w:val="7E7F1845"/>
    <w:rsid w:val="7E7FA8B6"/>
    <w:rsid w:val="7E7FB622"/>
    <w:rsid w:val="7E8B21E8"/>
    <w:rsid w:val="7E8BA763"/>
    <w:rsid w:val="7E9E9A2E"/>
    <w:rsid w:val="7EB9D3A3"/>
    <w:rsid w:val="7EBD6EF3"/>
    <w:rsid w:val="7EBFA1C8"/>
    <w:rsid w:val="7ECF43AE"/>
    <w:rsid w:val="7ED38592"/>
    <w:rsid w:val="7ED61C12"/>
    <w:rsid w:val="7EDD7767"/>
    <w:rsid w:val="7EDF562A"/>
    <w:rsid w:val="7EDFA753"/>
    <w:rsid w:val="7EDFF1DD"/>
    <w:rsid w:val="7EE1FA42"/>
    <w:rsid w:val="7EE78781"/>
    <w:rsid w:val="7EEE1897"/>
    <w:rsid w:val="7EEECAC1"/>
    <w:rsid w:val="7EF5B771"/>
    <w:rsid w:val="7EF64F07"/>
    <w:rsid w:val="7EF70966"/>
    <w:rsid w:val="7EF9101E"/>
    <w:rsid w:val="7EF98A79"/>
    <w:rsid w:val="7EFA17E7"/>
    <w:rsid w:val="7EFAAB4D"/>
    <w:rsid w:val="7EFB4168"/>
    <w:rsid w:val="7EFD6397"/>
    <w:rsid w:val="7EFD72EC"/>
    <w:rsid w:val="7EFD9448"/>
    <w:rsid w:val="7EFE682D"/>
    <w:rsid w:val="7EFEED16"/>
    <w:rsid w:val="7EFF3429"/>
    <w:rsid w:val="7EFF7229"/>
    <w:rsid w:val="7EFF8D5B"/>
    <w:rsid w:val="7EFFB142"/>
    <w:rsid w:val="7EFFEEC7"/>
    <w:rsid w:val="7F0F9E05"/>
    <w:rsid w:val="7F195023"/>
    <w:rsid w:val="7F238752"/>
    <w:rsid w:val="7F27CFFD"/>
    <w:rsid w:val="7F282ECC"/>
    <w:rsid w:val="7F2F446C"/>
    <w:rsid w:val="7F355100"/>
    <w:rsid w:val="7F3648EE"/>
    <w:rsid w:val="7F368C08"/>
    <w:rsid w:val="7F3FBA55"/>
    <w:rsid w:val="7F3FF53F"/>
    <w:rsid w:val="7F59C1DB"/>
    <w:rsid w:val="7F5BEF00"/>
    <w:rsid w:val="7F5D5318"/>
    <w:rsid w:val="7F5E97E9"/>
    <w:rsid w:val="7F5F47DA"/>
    <w:rsid w:val="7F5F7D0B"/>
    <w:rsid w:val="7F5FB40E"/>
    <w:rsid w:val="7F6B81D3"/>
    <w:rsid w:val="7F6E0BE5"/>
    <w:rsid w:val="7F6F3E8C"/>
    <w:rsid w:val="7F6F9C29"/>
    <w:rsid w:val="7F720F99"/>
    <w:rsid w:val="7F76F82C"/>
    <w:rsid w:val="7F7758B2"/>
    <w:rsid w:val="7F776DD7"/>
    <w:rsid w:val="7F77AA79"/>
    <w:rsid w:val="7F77DDBA"/>
    <w:rsid w:val="7F78DC51"/>
    <w:rsid w:val="7F7B97B7"/>
    <w:rsid w:val="7F7C6156"/>
    <w:rsid w:val="7F7D5C79"/>
    <w:rsid w:val="7F7E0716"/>
    <w:rsid w:val="7F7E223D"/>
    <w:rsid w:val="7F7EFA47"/>
    <w:rsid w:val="7F7F0BE2"/>
    <w:rsid w:val="7F7F1FFE"/>
    <w:rsid w:val="7F7F7328"/>
    <w:rsid w:val="7F7F7D57"/>
    <w:rsid w:val="7F7F8F6D"/>
    <w:rsid w:val="7F7FAB4C"/>
    <w:rsid w:val="7F7FB726"/>
    <w:rsid w:val="7F7FCC30"/>
    <w:rsid w:val="7F7FDED1"/>
    <w:rsid w:val="7F7FDF12"/>
    <w:rsid w:val="7F88D5DF"/>
    <w:rsid w:val="7F8F4ACE"/>
    <w:rsid w:val="7F8FD326"/>
    <w:rsid w:val="7F986F90"/>
    <w:rsid w:val="7F9B9771"/>
    <w:rsid w:val="7F9D7914"/>
    <w:rsid w:val="7FA62920"/>
    <w:rsid w:val="7FA70441"/>
    <w:rsid w:val="7FAB9298"/>
    <w:rsid w:val="7FADB4F9"/>
    <w:rsid w:val="7FAEA0D6"/>
    <w:rsid w:val="7FAF8766"/>
    <w:rsid w:val="7FB367D2"/>
    <w:rsid w:val="7FB3F059"/>
    <w:rsid w:val="7FB3FC44"/>
    <w:rsid w:val="7FB6DA3E"/>
    <w:rsid w:val="7FB7B7FD"/>
    <w:rsid w:val="7FBA077C"/>
    <w:rsid w:val="7FBA18FB"/>
    <w:rsid w:val="7FBDFD1F"/>
    <w:rsid w:val="7FBE31E0"/>
    <w:rsid w:val="7FBE6DEA"/>
    <w:rsid w:val="7FBE7574"/>
    <w:rsid w:val="7FBE80CE"/>
    <w:rsid w:val="7FBE936F"/>
    <w:rsid w:val="7FBF08D5"/>
    <w:rsid w:val="7FBF9421"/>
    <w:rsid w:val="7FBFD79F"/>
    <w:rsid w:val="7FBFF7DB"/>
    <w:rsid w:val="7FC76D42"/>
    <w:rsid w:val="7FCAD7F5"/>
    <w:rsid w:val="7FCE163E"/>
    <w:rsid w:val="7FCF6180"/>
    <w:rsid w:val="7FCFBF3C"/>
    <w:rsid w:val="7FD11249"/>
    <w:rsid w:val="7FD378B8"/>
    <w:rsid w:val="7FD3904B"/>
    <w:rsid w:val="7FD45884"/>
    <w:rsid w:val="7FD50B0C"/>
    <w:rsid w:val="7FD7941E"/>
    <w:rsid w:val="7FDA74C1"/>
    <w:rsid w:val="7FDA7CD4"/>
    <w:rsid w:val="7FDB4AE6"/>
    <w:rsid w:val="7FDE4C1E"/>
    <w:rsid w:val="7FDEC5F0"/>
    <w:rsid w:val="7FDEC782"/>
    <w:rsid w:val="7FDEE2BF"/>
    <w:rsid w:val="7FDEEE9F"/>
    <w:rsid w:val="7FDF02F2"/>
    <w:rsid w:val="7FDF3AA8"/>
    <w:rsid w:val="7FDF3CD2"/>
    <w:rsid w:val="7FDF819C"/>
    <w:rsid w:val="7FDFC5ED"/>
    <w:rsid w:val="7FE3C494"/>
    <w:rsid w:val="7FE5DA90"/>
    <w:rsid w:val="7FE7DA89"/>
    <w:rsid w:val="7FE9598D"/>
    <w:rsid w:val="7FE965FB"/>
    <w:rsid w:val="7FEB6074"/>
    <w:rsid w:val="7FEBB99A"/>
    <w:rsid w:val="7FEBE3DB"/>
    <w:rsid w:val="7FED13FC"/>
    <w:rsid w:val="7FED3BF1"/>
    <w:rsid w:val="7FED42DB"/>
    <w:rsid w:val="7FEF0D8E"/>
    <w:rsid w:val="7FEF21B1"/>
    <w:rsid w:val="7FEF35DD"/>
    <w:rsid w:val="7FEFCDE8"/>
    <w:rsid w:val="7FEFD3FC"/>
    <w:rsid w:val="7FEFF8C5"/>
    <w:rsid w:val="7FF36E01"/>
    <w:rsid w:val="7FF46F31"/>
    <w:rsid w:val="7FF505D6"/>
    <w:rsid w:val="7FF5723A"/>
    <w:rsid w:val="7FF5DC9B"/>
    <w:rsid w:val="7FF5FB54"/>
    <w:rsid w:val="7FF6102E"/>
    <w:rsid w:val="7FF78F79"/>
    <w:rsid w:val="7FF7DCC2"/>
    <w:rsid w:val="7FF90826"/>
    <w:rsid w:val="7FF93F69"/>
    <w:rsid w:val="7FF95162"/>
    <w:rsid w:val="7FFA0F00"/>
    <w:rsid w:val="7FFA3BB2"/>
    <w:rsid w:val="7FFB6FD9"/>
    <w:rsid w:val="7FFBE337"/>
    <w:rsid w:val="7FFCA54B"/>
    <w:rsid w:val="7FFD4C68"/>
    <w:rsid w:val="7FFD5A9B"/>
    <w:rsid w:val="7FFD5CB1"/>
    <w:rsid w:val="7FFD64C2"/>
    <w:rsid w:val="7FFD65B5"/>
    <w:rsid w:val="7FFD6ECC"/>
    <w:rsid w:val="7FFDB6B2"/>
    <w:rsid w:val="7FFDCEF0"/>
    <w:rsid w:val="7FFE032F"/>
    <w:rsid w:val="7FFE13E0"/>
    <w:rsid w:val="7FFE64D6"/>
    <w:rsid w:val="7FFE6C59"/>
    <w:rsid w:val="7FFEE2A4"/>
    <w:rsid w:val="7FFEE909"/>
    <w:rsid w:val="7FFF04E5"/>
    <w:rsid w:val="7FFF09DC"/>
    <w:rsid w:val="7FFF0D49"/>
    <w:rsid w:val="7FFF22DB"/>
    <w:rsid w:val="7FFF29C9"/>
    <w:rsid w:val="7FFF39E1"/>
    <w:rsid w:val="7FFF4FD4"/>
    <w:rsid w:val="7FFF5066"/>
    <w:rsid w:val="7FFF5EFD"/>
    <w:rsid w:val="7FFF6AF7"/>
    <w:rsid w:val="7FFF846E"/>
    <w:rsid w:val="7FFF8794"/>
    <w:rsid w:val="7FFF90C4"/>
    <w:rsid w:val="7FFF9981"/>
    <w:rsid w:val="7FFFAA98"/>
    <w:rsid w:val="7FFFAD5F"/>
    <w:rsid w:val="7FFFBE09"/>
    <w:rsid w:val="7FFFD9D4"/>
    <w:rsid w:val="869B0A71"/>
    <w:rsid w:val="8734C294"/>
    <w:rsid w:val="8AE973BD"/>
    <w:rsid w:val="8BE7C7BE"/>
    <w:rsid w:val="8F56F7FF"/>
    <w:rsid w:val="8FAED55C"/>
    <w:rsid w:val="8FAFF84D"/>
    <w:rsid w:val="8FD7D531"/>
    <w:rsid w:val="8FF6F679"/>
    <w:rsid w:val="8FFB11B9"/>
    <w:rsid w:val="8FFE67A9"/>
    <w:rsid w:val="8FFECB56"/>
    <w:rsid w:val="92D51B84"/>
    <w:rsid w:val="95CFA17B"/>
    <w:rsid w:val="95ECC1D5"/>
    <w:rsid w:val="95F7D38C"/>
    <w:rsid w:val="95FBFC43"/>
    <w:rsid w:val="96FD730A"/>
    <w:rsid w:val="97A6AC11"/>
    <w:rsid w:val="97BAB567"/>
    <w:rsid w:val="97DDD8D9"/>
    <w:rsid w:val="97FB88A3"/>
    <w:rsid w:val="98CB72BC"/>
    <w:rsid w:val="99ADBB35"/>
    <w:rsid w:val="9AFFC8A8"/>
    <w:rsid w:val="9B671C05"/>
    <w:rsid w:val="9B7EA764"/>
    <w:rsid w:val="9B7FCD2A"/>
    <w:rsid w:val="9B8E011F"/>
    <w:rsid w:val="9BBD6C10"/>
    <w:rsid w:val="9BE9B5DC"/>
    <w:rsid w:val="9BF3D2F4"/>
    <w:rsid w:val="9C2A933D"/>
    <w:rsid w:val="9CBCE289"/>
    <w:rsid w:val="9D6AA95B"/>
    <w:rsid w:val="9D9F3F02"/>
    <w:rsid w:val="9DBBBB58"/>
    <w:rsid w:val="9DDD0E5F"/>
    <w:rsid w:val="9DDFF4FB"/>
    <w:rsid w:val="9DFA64D4"/>
    <w:rsid w:val="9E753298"/>
    <w:rsid w:val="9E7FAD70"/>
    <w:rsid w:val="9E8E5344"/>
    <w:rsid w:val="9EDF7E2C"/>
    <w:rsid w:val="9EEEFB74"/>
    <w:rsid w:val="9EEFA2F5"/>
    <w:rsid w:val="9EFBF0B7"/>
    <w:rsid w:val="9EFF8D60"/>
    <w:rsid w:val="9F3A3905"/>
    <w:rsid w:val="9F758E69"/>
    <w:rsid w:val="9F9EA23A"/>
    <w:rsid w:val="9FAFB659"/>
    <w:rsid w:val="9FBCE38A"/>
    <w:rsid w:val="9FBF880B"/>
    <w:rsid w:val="9FDFCFC5"/>
    <w:rsid w:val="9FEE9DFA"/>
    <w:rsid w:val="9FFF27A0"/>
    <w:rsid w:val="9FFF3232"/>
    <w:rsid w:val="9FFF7D75"/>
    <w:rsid w:val="9FFFF216"/>
    <w:rsid w:val="A2F7AF19"/>
    <w:rsid w:val="A3D789DF"/>
    <w:rsid w:val="A3E63682"/>
    <w:rsid w:val="A5E17F5C"/>
    <w:rsid w:val="A5EB3357"/>
    <w:rsid w:val="A5F5FE9B"/>
    <w:rsid w:val="A5FC3588"/>
    <w:rsid w:val="A6772838"/>
    <w:rsid w:val="A73B4BB2"/>
    <w:rsid w:val="A7562BB1"/>
    <w:rsid w:val="A7BEEDC7"/>
    <w:rsid w:val="A7CF1483"/>
    <w:rsid w:val="A7ED0BEB"/>
    <w:rsid w:val="A7EF928A"/>
    <w:rsid w:val="A7F93168"/>
    <w:rsid w:val="A7FAF989"/>
    <w:rsid w:val="A7FF0423"/>
    <w:rsid w:val="A7FF3DF5"/>
    <w:rsid w:val="AA7DF60C"/>
    <w:rsid w:val="AABA9A18"/>
    <w:rsid w:val="AAFF3AE9"/>
    <w:rsid w:val="AB7348DD"/>
    <w:rsid w:val="AB9B350F"/>
    <w:rsid w:val="ABB6DDEF"/>
    <w:rsid w:val="ABF60169"/>
    <w:rsid w:val="ABF6AAB2"/>
    <w:rsid w:val="AC549BE4"/>
    <w:rsid w:val="AC7FBA01"/>
    <w:rsid w:val="AD3B39B5"/>
    <w:rsid w:val="AD6DD157"/>
    <w:rsid w:val="AD6E2EC9"/>
    <w:rsid w:val="ADCE31D1"/>
    <w:rsid w:val="ADD70997"/>
    <w:rsid w:val="ADDEBA14"/>
    <w:rsid w:val="ADEE67D0"/>
    <w:rsid w:val="AE5F153E"/>
    <w:rsid w:val="AE738D4C"/>
    <w:rsid w:val="AEDFC145"/>
    <w:rsid w:val="AEEE2534"/>
    <w:rsid w:val="AEEF07CB"/>
    <w:rsid w:val="AEEF5F7F"/>
    <w:rsid w:val="AEEF61CC"/>
    <w:rsid w:val="AEFB884D"/>
    <w:rsid w:val="AF1E7272"/>
    <w:rsid w:val="AF3D8D35"/>
    <w:rsid w:val="AF4F26F9"/>
    <w:rsid w:val="AF6A4286"/>
    <w:rsid w:val="AF6C1F47"/>
    <w:rsid w:val="AF778767"/>
    <w:rsid w:val="AF7B175C"/>
    <w:rsid w:val="AFB332CA"/>
    <w:rsid w:val="AFBA9592"/>
    <w:rsid w:val="AFBAF868"/>
    <w:rsid w:val="AFD0B59A"/>
    <w:rsid w:val="AFDA3367"/>
    <w:rsid w:val="AFED61B0"/>
    <w:rsid w:val="AFEFA5EE"/>
    <w:rsid w:val="AFFA2BAA"/>
    <w:rsid w:val="AFFB7557"/>
    <w:rsid w:val="AFFF144C"/>
    <w:rsid w:val="AFFFF6B7"/>
    <w:rsid w:val="B0BF9BB5"/>
    <w:rsid w:val="B1C7056E"/>
    <w:rsid w:val="B1CCE136"/>
    <w:rsid w:val="B1EF10A0"/>
    <w:rsid w:val="B26F8AAA"/>
    <w:rsid w:val="B35FEFC2"/>
    <w:rsid w:val="B36959A2"/>
    <w:rsid w:val="B39EDAB1"/>
    <w:rsid w:val="B3B9436D"/>
    <w:rsid w:val="B3BF38DB"/>
    <w:rsid w:val="B3F306E8"/>
    <w:rsid w:val="B3F52C3E"/>
    <w:rsid w:val="B3FF1C47"/>
    <w:rsid w:val="B3FFA98E"/>
    <w:rsid w:val="B53B6719"/>
    <w:rsid w:val="B57A5344"/>
    <w:rsid w:val="B5CF27C4"/>
    <w:rsid w:val="B5F85CCD"/>
    <w:rsid w:val="B5FDB9DE"/>
    <w:rsid w:val="B61684BD"/>
    <w:rsid w:val="B67B6ED6"/>
    <w:rsid w:val="B6EF932E"/>
    <w:rsid w:val="B6F68134"/>
    <w:rsid w:val="B6FF25BD"/>
    <w:rsid w:val="B73FBF2F"/>
    <w:rsid w:val="B757E4B3"/>
    <w:rsid w:val="B76CF492"/>
    <w:rsid w:val="B76F5C1E"/>
    <w:rsid w:val="B77A4516"/>
    <w:rsid w:val="B77EBBC5"/>
    <w:rsid w:val="B7AFD405"/>
    <w:rsid w:val="B7B74235"/>
    <w:rsid w:val="B7BF09B2"/>
    <w:rsid w:val="B7BF1F6A"/>
    <w:rsid w:val="B7BF8D7F"/>
    <w:rsid w:val="B7BFE977"/>
    <w:rsid w:val="B7C0DFC3"/>
    <w:rsid w:val="B7C163DA"/>
    <w:rsid w:val="B7CFADF0"/>
    <w:rsid w:val="B7DDD4D8"/>
    <w:rsid w:val="B7DEF584"/>
    <w:rsid w:val="B7DF9286"/>
    <w:rsid w:val="B7EDF0FA"/>
    <w:rsid w:val="B7EED222"/>
    <w:rsid w:val="B7EF6B87"/>
    <w:rsid w:val="B7EFB2B5"/>
    <w:rsid w:val="B7F74424"/>
    <w:rsid w:val="B7F9097C"/>
    <w:rsid w:val="B7F9C05B"/>
    <w:rsid w:val="B7FF8BE5"/>
    <w:rsid w:val="B7FFC9F0"/>
    <w:rsid w:val="B91D89C0"/>
    <w:rsid w:val="B97FAF6F"/>
    <w:rsid w:val="B9AFE759"/>
    <w:rsid w:val="B9BEA663"/>
    <w:rsid w:val="B9BF1458"/>
    <w:rsid w:val="B9E52E1E"/>
    <w:rsid w:val="B9EDC5C3"/>
    <w:rsid w:val="B9EEE67F"/>
    <w:rsid w:val="B9FF4CC7"/>
    <w:rsid w:val="BA7FB907"/>
    <w:rsid w:val="BAE57230"/>
    <w:rsid w:val="BAFDFC10"/>
    <w:rsid w:val="BB3555D7"/>
    <w:rsid w:val="BB4BB209"/>
    <w:rsid w:val="BB9F107D"/>
    <w:rsid w:val="BBAAB5BD"/>
    <w:rsid w:val="BBD32C26"/>
    <w:rsid w:val="BBDF5D65"/>
    <w:rsid w:val="BBDF791A"/>
    <w:rsid w:val="BBE5B6ED"/>
    <w:rsid w:val="BBF98FF7"/>
    <w:rsid w:val="BBFACA5D"/>
    <w:rsid w:val="BBFF9360"/>
    <w:rsid w:val="BBFFCA49"/>
    <w:rsid w:val="BC70C497"/>
    <w:rsid w:val="BCB9BCF9"/>
    <w:rsid w:val="BCD58B0F"/>
    <w:rsid w:val="BCD7E18C"/>
    <w:rsid w:val="BCFA81EF"/>
    <w:rsid w:val="BD3699AA"/>
    <w:rsid w:val="BD6ED157"/>
    <w:rsid w:val="BD7B4D21"/>
    <w:rsid w:val="BD7E415E"/>
    <w:rsid w:val="BD7F61BC"/>
    <w:rsid w:val="BD8AD28F"/>
    <w:rsid w:val="BDAF1C38"/>
    <w:rsid w:val="BDBB318B"/>
    <w:rsid w:val="BDBD877F"/>
    <w:rsid w:val="BDBE1C1C"/>
    <w:rsid w:val="BDBFD069"/>
    <w:rsid w:val="BDCF982D"/>
    <w:rsid w:val="BDD26EED"/>
    <w:rsid w:val="BDE1A028"/>
    <w:rsid w:val="BDF7BB2D"/>
    <w:rsid w:val="BDF94CA4"/>
    <w:rsid w:val="BDFC5A71"/>
    <w:rsid w:val="BDFD1A96"/>
    <w:rsid w:val="BDFF46BF"/>
    <w:rsid w:val="BDFFF7C5"/>
    <w:rsid w:val="BE2EAB62"/>
    <w:rsid w:val="BE76091E"/>
    <w:rsid w:val="BE7A9BFF"/>
    <w:rsid w:val="BE7B9093"/>
    <w:rsid w:val="BE8C72A9"/>
    <w:rsid w:val="BEAD9791"/>
    <w:rsid w:val="BEDE5650"/>
    <w:rsid w:val="BEDF1BFA"/>
    <w:rsid w:val="BEDF34F0"/>
    <w:rsid w:val="BEEDE912"/>
    <w:rsid w:val="BEF9A0F3"/>
    <w:rsid w:val="BEFD982C"/>
    <w:rsid w:val="BF3BA3BC"/>
    <w:rsid w:val="BF504873"/>
    <w:rsid w:val="BF5FCD07"/>
    <w:rsid w:val="BF6DC514"/>
    <w:rsid w:val="BF6F4434"/>
    <w:rsid w:val="BF7B62E9"/>
    <w:rsid w:val="BF7BA4C5"/>
    <w:rsid w:val="BF7BC919"/>
    <w:rsid w:val="BF7D0F8C"/>
    <w:rsid w:val="BF7F3451"/>
    <w:rsid w:val="BF7F79F1"/>
    <w:rsid w:val="BF7F8679"/>
    <w:rsid w:val="BF7FC91D"/>
    <w:rsid w:val="BFA97EC1"/>
    <w:rsid w:val="BFAC46A0"/>
    <w:rsid w:val="BFAF81A5"/>
    <w:rsid w:val="BFBF246D"/>
    <w:rsid w:val="BFBF9175"/>
    <w:rsid w:val="BFBFF29F"/>
    <w:rsid w:val="BFCF22EC"/>
    <w:rsid w:val="BFD58ED6"/>
    <w:rsid w:val="BFDD8976"/>
    <w:rsid w:val="BFDE3FF4"/>
    <w:rsid w:val="BFDF4A4B"/>
    <w:rsid w:val="BFE72AB4"/>
    <w:rsid w:val="BFE7FD6F"/>
    <w:rsid w:val="BFEB3862"/>
    <w:rsid w:val="BFECC7F4"/>
    <w:rsid w:val="BFED2188"/>
    <w:rsid w:val="BFEF3E85"/>
    <w:rsid w:val="BFEF76AE"/>
    <w:rsid w:val="BFF0D5E1"/>
    <w:rsid w:val="BFF71741"/>
    <w:rsid w:val="BFF963A7"/>
    <w:rsid w:val="BFFB011B"/>
    <w:rsid w:val="BFFB05BD"/>
    <w:rsid w:val="BFFB43EA"/>
    <w:rsid w:val="BFFB6E36"/>
    <w:rsid w:val="BFFB9156"/>
    <w:rsid w:val="BFFC2F1F"/>
    <w:rsid w:val="BFFCA259"/>
    <w:rsid w:val="BFFD1A16"/>
    <w:rsid w:val="BFFD6D0A"/>
    <w:rsid w:val="BFFE0331"/>
    <w:rsid w:val="BFFE1E75"/>
    <w:rsid w:val="BFFE4A7E"/>
    <w:rsid w:val="BFFF0A9C"/>
    <w:rsid w:val="BFFF8E88"/>
    <w:rsid w:val="BFFFDB2A"/>
    <w:rsid w:val="BFFFDD4C"/>
    <w:rsid w:val="BFFFF4E7"/>
    <w:rsid w:val="C2C7579C"/>
    <w:rsid w:val="C2DF7E43"/>
    <w:rsid w:val="C5E7146C"/>
    <w:rsid w:val="C6771619"/>
    <w:rsid w:val="C67FBACB"/>
    <w:rsid w:val="C696F4BC"/>
    <w:rsid w:val="C6F9A4D9"/>
    <w:rsid w:val="C75A3BFD"/>
    <w:rsid w:val="C77CD603"/>
    <w:rsid w:val="C79F6A12"/>
    <w:rsid w:val="C7C1746C"/>
    <w:rsid w:val="C7D72A4B"/>
    <w:rsid w:val="C7DEC0D4"/>
    <w:rsid w:val="C8FFD326"/>
    <w:rsid w:val="C9692C93"/>
    <w:rsid w:val="C97D3396"/>
    <w:rsid w:val="C9BF5B7A"/>
    <w:rsid w:val="C9D359DD"/>
    <w:rsid w:val="C9F21933"/>
    <w:rsid w:val="CA69C125"/>
    <w:rsid w:val="CAFE4CCE"/>
    <w:rsid w:val="CB543E94"/>
    <w:rsid w:val="CB5E824A"/>
    <w:rsid w:val="CB7FF6EB"/>
    <w:rsid w:val="CB9FFFA5"/>
    <w:rsid w:val="CBC740FD"/>
    <w:rsid w:val="CBCC0720"/>
    <w:rsid w:val="CBFC1934"/>
    <w:rsid w:val="CBFE96F0"/>
    <w:rsid w:val="CCBA5458"/>
    <w:rsid w:val="CCBEF0A3"/>
    <w:rsid w:val="CD5F2912"/>
    <w:rsid w:val="CD7CF458"/>
    <w:rsid w:val="CDB3C584"/>
    <w:rsid w:val="CDFEF532"/>
    <w:rsid w:val="CE677644"/>
    <w:rsid w:val="CEDE7238"/>
    <w:rsid w:val="CF3FF887"/>
    <w:rsid w:val="CF5B0892"/>
    <w:rsid w:val="CF5D72D4"/>
    <w:rsid w:val="CF73D318"/>
    <w:rsid w:val="CF7D5328"/>
    <w:rsid w:val="CF7F82F8"/>
    <w:rsid w:val="CF9E85F8"/>
    <w:rsid w:val="CFB6B401"/>
    <w:rsid w:val="CFBEA80B"/>
    <w:rsid w:val="CFC9C683"/>
    <w:rsid w:val="CFDFCE52"/>
    <w:rsid w:val="CFED6AB2"/>
    <w:rsid w:val="CFEF259A"/>
    <w:rsid w:val="CFF25A64"/>
    <w:rsid w:val="CFF4DBA3"/>
    <w:rsid w:val="CFFB23CD"/>
    <w:rsid w:val="CFFBE88A"/>
    <w:rsid w:val="CFFE76E9"/>
    <w:rsid w:val="CFFF1CEC"/>
    <w:rsid w:val="CFFFB3DA"/>
    <w:rsid w:val="CFFFFBAE"/>
    <w:rsid w:val="D1EF11BE"/>
    <w:rsid w:val="D2DFC279"/>
    <w:rsid w:val="D36FF620"/>
    <w:rsid w:val="D3E7AB7C"/>
    <w:rsid w:val="D3EFA333"/>
    <w:rsid w:val="D4BC5DB4"/>
    <w:rsid w:val="D5723B5B"/>
    <w:rsid w:val="D59F7026"/>
    <w:rsid w:val="D5DBA36F"/>
    <w:rsid w:val="D5E72C14"/>
    <w:rsid w:val="D5FD5099"/>
    <w:rsid w:val="D5FE5ABB"/>
    <w:rsid w:val="D69F3805"/>
    <w:rsid w:val="D6F90737"/>
    <w:rsid w:val="D6F9E9AA"/>
    <w:rsid w:val="D6FA54AB"/>
    <w:rsid w:val="D6FF3255"/>
    <w:rsid w:val="D6FF9CB7"/>
    <w:rsid w:val="D763A22A"/>
    <w:rsid w:val="D77AD3EA"/>
    <w:rsid w:val="D77B0FDA"/>
    <w:rsid w:val="D77F1301"/>
    <w:rsid w:val="D7DF7626"/>
    <w:rsid w:val="D7DFD485"/>
    <w:rsid w:val="D7EBF689"/>
    <w:rsid w:val="D7EF5983"/>
    <w:rsid w:val="D7EFA6F0"/>
    <w:rsid w:val="D7EFE892"/>
    <w:rsid w:val="D7F73F8B"/>
    <w:rsid w:val="D7F9FD2E"/>
    <w:rsid w:val="D7FEF1E7"/>
    <w:rsid w:val="D7FF1487"/>
    <w:rsid w:val="D97F0D7E"/>
    <w:rsid w:val="D9F4873C"/>
    <w:rsid w:val="D9F7BE65"/>
    <w:rsid w:val="D9FF7E67"/>
    <w:rsid w:val="D9FFBF5E"/>
    <w:rsid w:val="DA7EADAB"/>
    <w:rsid w:val="DA7FA4BD"/>
    <w:rsid w:val="DAF4D09B"/>
    <w:rsid w:val="DAF75B7E"/>
    <w:rsid w:val="DAFD7141"/>
    <w:rsid w:val="DAFF63F2"/>
    <w:rsid w:val="DAFFABCA"/>
    <w:rsid w:val="DB3DD390"/>
    <w:rsid w:val="DB776444"/>
    <w:rsid w:val="DB811DD6"/>
    <w:rsid w:val="DB938F8E"/>
    <w:rsid w:val="DB9F6109"/>
    <w:rsid w:val="DBBBC9C4"/>
    <w:rsid w:val="DBBD0531"/>
    <w:rsid w:val="DBD39292"/>
    <w:rsid w:val="DBD4C13A"/>
    <w:rsid w:val="DBE30EC9"/>
    <w:rsid w:val="DBF7467D"/>
    <w:rsid w:val="DBFE0D89"/>
    <w:rsid w:val="DBFED75C"/>
    <w:rsid w:val="DBFF141A"/>
    <w:rsid w:val="DBFF1963"/>
    <w:rsid w:val="DBFFC954"/>
    <w:rsid w:val="DC3CF773"/>
    <w:rsid w:val="DC597019"/>
    <w:rsid w:val="DCD6808D"/>
    <w:rsid w:val="DCFB07D3"/>
    <w:rsid w:val="DCFEC7B2"/>
    <w:rsid w:val="DD37820A"/>
    <w:rsid w:val="DD5F57BB"/>
    <w:rsid w:val="DD6DBDDB"/>
    <w:rsid w:val="DD9FC018"/>
    <w:rsid w:val="DDAEF7AA"/>
    <w:rsid w:val="DDBDBAD0"/>
    <w:rsid w:val="DDCB3C28"/>
    <w:rsid w:val="DDCF7DBC"/>
    <w:rsid w:val="DDDB808D"/>
    <w:rsid w:val="DDDE0A85"/>
    <w:rsid w:val="DDEFB052"/>
    <w:rsid w:val="DDF5B0EA"/>
    <w:rsid w:val="DDF74CF6"/>
    <w:rsid w:val="DDFBBE4C"/>
    <w:rsid w:val="DDFD2845"/>
    <w:rsid w:val="DDFD6C76"/>
    <w:rsid w:val="DDFF70A6"/>
    <w:rsid w:val="DDFF81EC"/>
    <w:rsid w:val="DEB61A6C"/>
    <w:rsid w:val="DEBC05DC"/>
    <w:rsid w:val="DEC9A396"/>
    <w:rsid w:val="DEDFE460"/>
    <w:rsid w:val="DEF75471"/>
    <w:rsid w:val="DEFBA407"/>
    <w:rsid w:val="DEFDF37E"/>
    <w:rsid w:val="DEFEE49B"/>
    <w:rsid w:val="DEFF24C8"/>
    <w:rsid w:val="DF3929E2"/>
    <w:rsid w:val="DF3BA793"/>
    <w:rsid w:val="DF3DC93D"/>
    <w:rsid w:val="DF3DE34D"/>
    <w:rsid w:val="DF579595"/>
    <w:rsid w:val="DF5A4486"/>
    <w:rsid w:val="DF5F8424"/>
    <w:rsid w:val="DF63B88F"/>
    <w:rsid w:val="DF63E2E3"/>
    <w:rsid w:val="DF721CD8"/>
    <w:rsid w:val="DF72FA49"/>
    <w:rsid w:val="DF78449D"/>
    <w:rsid w:val="DF7D6F9D"/>
    <w:rsid w:val="DF7E7CC6"/>
    <w:rsid w:val="DF7F3992"/>
    <w:rsid w:val="DF7F71EA"/>
    <w:rsid w:val="DF7FB715"/>
    <w:rsid w:val="DF8329D6"/>
    <w:rsid w:val="DF9CF47F"/>
    <w:rsid w:val="DF9DAA3E"/>
    <w:rsid w:val="DFA7738E"/>
    <w:rsid w:val="DFA7FDD9"/>
    <w:rsid w:val="DFAF555F"/>
    <w:rsid w:val="DFBB4841"/>
    <w:rsid w:val="DFBE9F87"/>
    <w:rsid w:val="DFBF13A1"/>
    <w:rsid w:val="DFBF90D6"/>
    <w:rsid w:val="DFBFDD50"/>
    <w:rsid w:val="DFD5AF7F"/>
    <w:rsid w:val="DFD9C9EC"/>
    <w:rsid w:val="DFDD9661"/>
    <w:rsid w:val="DFDE0A36"/>
    <w:rsid w:val="DFE96920"/>
    <w:rsid w:val="DFEB0D90"/>
    <w:rsid w:val="DFED9942"/>
    <w:rsid w:val="DFEDC96C"/>
    <w:rsid w:val="DFEED7FB"/>
    <w:rsid w:val="DFEF0D99"/>
    <w:rsid w:val="DFF56DBE"/>
    <w:rsid w:val="DFF5A744"/>
    <w:rsid w:val="DFF7C925"/>
    <w:rsid w:val="DFF9B43C"/>
    <w:rsid w:val="DFFB0A91"/>
    <w:rsid w:val="DFFB357A"/>
    <w:rsid w:val="DFFB41B8"/>
    <w:rsid w:val="DFFB92D5"/>
    <w:rsid w:val="DFFE1C15"/>
    <w:rsid w:val="DFFED097"/>
    <w:rsid w:val="DFFEEDB4"/>
    <w:rsid w:val="DFFF3E28"/>
    <w:rsid w:val="DFFF47F7"/>
    <w:rsid w:val="DFFF83D0"/>
    <w:rsid w:val="DFFF8E5A"/>
    <w:rsid w:val="DFFF97D7"/>
    <w:rsid w:val="DFFFF728"/>
    <w:rsid w:val="DFFFF747"/>
    <w:rsid w:val="E05C306A"/>
    <w:rsid w:val="E0F94664"/>
    <w:rsid w:val="E17DD633"/>
    <w:rsid w:val="E1FD3598"/>
    <w:rsid w:val="E27F90D6"/>
    <w:rsid w:val="E36F0C12"/>
    <w:rsid w:val="E37A17A3"/>
    <w:rsid w:val="E37D3F97"/>
    <w:rsid w:val="E3ABDA11"/>
    <w:rsid w:val="E3CFFD29"/>
    <w:rsid w:val="E3DFB355"/>
    <w:rsid w:val="E3EF046C"/>
    <w:rsid w:val="E4D72AAD"/>
    <w:rsid w:val="E4EE2BD9"/>
    <w:rsid w:val="E53CAF67"/>
    <w:rsid w:val="E557FE98"/>
    <w:rsid w:val="E5BEEF77"/>
    <w:rsid w:val="E5DF9327"/>
    <w:rsid w:val="E5FC85DE"/>
    <w:rsid w:val="E6AF8DD6"/>
    <w:rsid w:val="E6ED30B1"/>
    <w:rsid w:val="E6EFF137"/>
    <w:rsid w:val="E6FDE451"/>
    <w:rsid w:val="E73FD399"/>
    <w:rsid w:val="E74F5403"/>
    <w:rsid w:val="E7561DC5"/>
    <w:rsid w:val="E75F818D"/>
    <w:rsid w:val="E77A5001"/>
    <w:rsid w:val="E77FA17B"/>
    <w:rsid w:val="E7B714D5"/>
    <w:rsid w:val="E7D7AFA9"/>
    <w:rsid w:val="E7D7F0D0"/>
    <w:rsid w:val="E7DE413E"/>
    <w:rsid w:val="E7E7FF48"/>
    <w:rsid w:val="E7E92531"/>
    <w:rsid w:val="E7EDA846"/>
    <w:rsid w:val="E7FD123B"/>
    <w:rsid w:val="E7FF7E57"/>
    <w:rsid w:val="E83DD351"/>
    <w:rsid w:val="E97B6AC5"/>
    <w:rsid w:val="E99A133E"/>
    <w:rsid w:val="EA7D78CD"/>
    <w:rsid w:val="EABF3DE9"/>
    <w:rsid w:val="EABF4BF9"/>
    <w:rsid w:val="EAF269B1"/>
    <w:rsid w:val="EAF7D584"/>
    <w:rsid w:val="EB561052"/>
    <w:rsid w:val="EB5B6381"/>
    <w:rsid w:val="EB5EA109"/>
    <w:rsid w:val="EB7F40BF"/>
    <w:rsid w:val="EB7F49AB"/>
    <w:rsid w:val="EBAF8D54"/>
    <w:rsid w:val="EBBA0DFB"/>
    <w:rsid w:val="EBBD995A"/>
    <w:rsid w:val="EBBF18E7"/>
    <w:rsid w:val="EBBF6856"/>
    <w:rsid w:val="EBDD6B8C"/>
    <w:rsid w:val="EBE19D28"/>
    <w:rsid w:val="EBE69078"/>
    <w:rsid w:val="EBEADD3F"/>
    <w:rsid w:val="EBFBEE35"/>
    <w:rsid w:val="EBFF31CD"/>
    <w:rsid w:val="EBFFC935"/>
    <w:rsid w:val="EBFFE6A5"/>
    <w:rsid w:val="EBFFF098"/>
    <w:rsid w:val="EC77D64B"/>
    <w:rsid w:val="EC7B537F"/>
    <w:rsid w:val="EC7B8546"/>
    <w:rsid w:val="ECBFC56D"/>
    <w:rsid w:val="ECF3ED65"/>
    <w:rsid w:val="ECF7669F"/>
    <w:rsid w:val="ECFF4A5C"/>
    <w:rsid w:val="ED111222"/>
    <w:rsid w:val="ED1E9525"/>
    <w:rsid w:val="ED37790E"/>
    <w:rsid w:val="ED3FD400"/>
    <w:rsid w:val="EDBAA7C9"/>
    <w:rsid w:val="EDD365ED"/>
    <w:rsid w:val="EDD6AC01"/>
    <w:rsid w:val="EDD7D53E"/>
    <w:rsid w:val="EDD9665F"/>
    <w:rsid w:val="EDDEA712"/>
    <w:rsid w:val="EDE68CD8"/>
    <w:rsid w:val="EDEF6346"/>
    <w:rsid w:val="EDF3993E"/>
    <w:rsid w:val="EDF3EB53"/>
    <w:rsid w:val="EDF5EBB4"/>
    <w:rsid w:val="EDF70A5A"/>
    <w:rsid w:val="EDF733CC"/>
    <w:rsid w:val="EDFB3713"/>
    <w:rsid w:val="EDFF2D98"/>
    <w:rsid w:val="EDFF5C41"/>
    <w:rsid w:val="EDFF6BA8"/>
    <w:rsid w:val="EDFF87FC"/>
    <w:rsid w:val="EE1AF07A"/>
    <w:rsid w:val="EE6DA154"/>
    <w:rsid w:val="EE7BF0C8"/>
    <w:rsid w:val="EE7FF875"/>
    <w:rsid w:val="EE8D4E0B"/>
    <w:rsid w:val="EEBBAFF3"/>
    <w:rsid w:val="EEBDF911"/>
    <w:rsid w:val="EED755B4"/>
    <w:rsid w:val="EEDF42E0"/>
    <w:rsid w:val="EEDF50A9"/>
    <w:rsid w:val="EEEBB4E6"/>
    <w:rsid w:val="EEF7608D"/>
    <w:rsid w:val="EEFBCA58"/>
    <w:rsid w:val="EEFF0668"/>
    <w:rsid w:val="EEFF1089"/>
    <w:rsid w:val="EEFFFE10"/>
    <w:rsid w:val="EF3B47E3"/>
    <w:rsid w:val="EF3F2C3B"/>
    <w:rsid w:val="EF3F3924"/>
    <w:rsid w:val="EF4F3F07"/>
    <w:rsid w:val="EF56C708"/>
    <w:rsid w:val="EF5DE569"/>
    <w:rsid w:val="EF5E5330"/>
    <w:rsid w:val="EF5F53F8"/>
    <w:rsid w:val="EF6F156D"/>
    <w:rsid w:val="EF7373FF"/>
    <w:rsid w:val="EF7991B4"/>
    <w:rsid w:val="EF7D072A"/>
    <w:rsid w:val="EF7FE6FF"/>
    <w:rsid w:val="EF7FFA1A"/>
    <w:rsid w:val="EF8FEDB0"/>
    <w:rsid w:val="EFA326B3"/>
    <w:rsid w:val="EFA7B278"/>
    <w:rsid w:val="EFADC546"/>
    <w:rsid w:val="EFB7BF10"/>
    <w:rsid w:val="EFB82427"/>
    <w:rsid w:val="EFBDFE7C"/>
    <w:rsid w:val="EFBE273F"/>
    <w:rsid w:val="EFBF56DD"/>
    <w:rsid w:val="EFBFEB2D"/>
    <w:rsid w:val="EFCD0B28"/>
    <w:rsid w:val="EFCDE058"/>
    <w:rsid w:val="EFD55830"/>
    <w:rsid w:val="EFD91BD2"/>
    <w:rsid w:val="EFDA92AA"/>
    <w:rsid w:val="EFDBA288"/>
    <w:rsid w:val="EFDBE19B"/>
    <w:rsid w:val="EFDC0D99"/>
    <w:rsid w:val="EFDC167F"/>
    <w:rsid w:val="EFDD8290"/>
    <w:rsid w:val="EFDDDC32"/>
    <w:rsid w:val="EFDF8F19"/>
    <w:rsid w:val="EFDFACDB"/>
    <w:rsid w:val="EFE29C42"/>
    <w:rsid w:val="EFECD1FE"/>
    <w:rsid w:val="EFEF6255"/>
    <w:rsid w:val="EFEF64D1"/>
    <w:rsid w:val="EFEFCA1F"/>
    <w:rsid w:val="EFF17194"/>
    <w:rsid w:val="EFF3CA89"/>
    <w:rsid w:val="EFF4ACE3"/>
    <w:rsid w:val="EFF57850"/>
    <w:rsid w:val="EFF67257"/>
    <w:rsid w:val="EFF74EE5"/>
    <w:rsid w:val="EFF74F5A"/>
    <w:rsid w:val="EFFA5658"/>
    <w:rsid w:val="EFFD607A"/>
    <w:rsid w:val="EFFDA706"/>
    <w:rsid w:val="EFFED0D9"/>
    <w:rsid w:val="EFFF6DC2"/>
    <w:rsid w:val="EFFF8337"/>
    <w:rsid w:val="EFFF9BF8"/>
    <w:rsid w:val="F076BC4B"/>
    <w:rsid w:val="F0AE66E2"/>
    <w:rsid w:val="F0D5756D"/>
    <w:rsid w:val="F175F760"/>
    <w:rsid w:val="F1AF6AF7"/>
    <w:rsid w:val="F1BE968F"/>
    <w:rsid w:val="F1BF76B2"/>
    <w:rsid w:val="F1DFE922"/>
    <w:rsid w:val="F1EE2E0D"/>
    <w:rsid w:val="F1EF56FF"/>
    <w:rsid w:val="F1FF66E6"/>
    <w:rsid w:val="F1FFF62F"/>
    <w:rsid w:val="F27FF875"/>
    <w:rsid w:val="F2ECD388"/>
    <w:rsid w:val="F2FFC0F8"/>
    <w:rsid w:val="F33DD332"/>
    <w:rsid w:val="F3574375"/>
    <w:rsid w:val="F3863861"/>
    <w:rsid w:val="F38F2084"/>
    <w:rsid w:val="F3B97DF6"/>
    <w:rsid w:val="F3DF9E36"/>
    <w:rsid w:val="F3EA7922"/>
    <w:rsid w:val="F3F8B3FE"/>
    <w:rsid w:val="F3F9538A"/>
    <w:rsid w:val="F3FD36E7"/>
    <w:rsid w:val="F3FF495E"/>
    <w:rsid w:val="F3FF8F9E"/>
    <w:rsid w:val="F3FFD2BE"/>
    <w:rsid w:val="F4B78FF0"/>
    <w:rsid w:val="F4DFC045"/>
    <w:rsid w:val="F4E3ED4F"/>
    <w:rsid w:val="F526D16D"/>
    <w:rsid w:val="F5333CD9"/>
    <w:rsid w:val="F53DFE76"/>
    <w:rsid w:val="F5573A27"/>
    <w:rsid w:val="F55F3D3F"/>
    <w:rsid w:val="F55FC00A"/>
    <w:rsid w:val="F5AD5AB3"/>
    <w:rsid w:val="F5BFA712"/>
    <w:rsid w:val="F5BFD129"/>
    <w:rsid w:val="F5CFE279"/>
    <w:rsid w:val="F5DB3241"/>
    <w:rsid w:val="F5DBECAF"/>
    <w:rsid w:val="F5DE5ECF"/>
    <w:rsid w:val="F5E8256F"/>
    <w:rsid w:val="F5E9FEBE"/>
    <w:rsid w:val="F5EF2F20"/>
    <w:rsid w:val="F5F1B331"/>
    <w:rsid w:val="F5F3A94B"/>
    <w:rsid w:val="F5F551CD"/>
    <w:rsid w:val="F5F5B349"/>
    <w:rsid w:val="F5F71C2B"/>
    <w:rsid w:val="F5F900E5"/>
    <w:rsid w:val="F5FE2BC6"/>
    <w:rsid w:val="F5FFB779"/>
    <w:rsid w:val="F63B4BF9"/>
    <w:rsid w:val="F63F64D9"/>
    <w:rsid w:val="F649B037"/>
    <w:rsid w:val="F66553C5"/>
    <w:rsid w:val="F6AFCB7E"/>
    <w:rsid w:val="F6B7C9B2"/>
    <w:rsid w:val="F6BDD222"/>
    <w:rsid w:val="F6CEF18E"/>
    <w:rsid w:val="F6F73C89"/>
    <w:rsid w:val="F6F744EE"/>
    <w:rsid w:val="F6F7A6C5"/>
    <w:rsid w:val="F6F9F283"/>
    <w:rsid w:val="F6FB9BC9"/>
    <w:rsid w:val="F73F180C"/>
    <w:rsid w:val="F76F2A8D"/>
    <w:rsid w:val="F7747D0B"/>
    <w:rsid w:val="F775CF68"/>
    <w:rsid w:val="F7776DE8"/>
    <w:rsid w:val="F77995E5"/>
    <w:rsid w:val="F77BB02D"/>
    <w:rsid w:val="F77D5838"/>
    <w:rsid w:val="F77FAD12"/>
    <w:rsid w:val="F78F056E"/>
    <w:rsid w:val="F791FD0B"/>
    <w:rsid w:val="F795022B"/>
    <w:rsid w:val="F79CCE86"/>
    <w:rsid w:val="F79FA36E"/>
    <w:rsid w:val="F79FA8DA"/>
    <w:rsid w:val="F7AF68B7"/>
    <w:rsid w:val="F7B55F0B"/>
    <w:rsid w:val="F7B763DA"/>
    <w:rsid w:val="F7BA4744"/>
    <w:rsid w:val="F7BC7EB6"/>
    <w:rsid w:val="F7BE3D3B"/>
    <w:rsid w:val="F7BEA4EF"/>
    <w:rsid w:val="F7BEBBE4"/>
    <w:rsid w:val="F7BF07EE"/>
    <w:rsid w:val="F7BF4068"/>
    <w:rsid w:val="F7BF5179"/>
    <w:rsid w:val="F7C587DC"/>
    <w:rsid w:val="F7CFBAD8"/>
    <w:rsid w:val="F7DCCF82"/>
    <w:rsid w:val="F7DFA8AC"/>
    <w:rsid w:val="F7DFC818"/>
    <w:rsid w:val="F7E37016"/>
    <w:rsid w:val="F7E8AFEF"/>
    <w:rsid w:val="F7ED4055"/>
    <w:rsid w:val="F7EF4588"/>
    <w:rsid w:val="F7EFC899"/>
    <w:rsid w:val="F7EFE5E4"/>
    <w:rsid w:val="F7F5B409"/>
    <w:rsid w:val="F7F7B7B1"/>
    <w:rsid w:val="F7FB3344"/>
    <w:rsid w:val="F7FBF15F"/>
    <w:rsid w:val="F7FC6597"/>
    <w:rsid w:val="F7FDCDD7"/>
    <w:rsid w:val="F7FEACA4"/>
    <w:rsid w:val="F7FEB524"/>
    <w:rsid w:val="F7FF3F32"/>
    <w:rsid w:val="F7FF50D9"/>
    <w:rsid w:val="F7FF5973"/>
    <w:rsid w:val="F7FF9D6A"/>
    <w:rsid w:val="F7FFBEF7"/>
    <w:rsid w:val="F7FFE5E3"/>
    <w:rsid w:val="F869C0B0"/>
    <w:rsid w:val="F86D904D"/>
    <w:rsid w:val="F87DA35B"/>
    <w:rsid w:val="F881B411"/>
    <w:rsid w:val="F8DCC360"/>
    <w:rsid w:val="F8DF8044"/>
    <w:rsid w:val="F8F55228"/>
    <w:rsid w:val="F8FE48B5"/>
    <w:rsid w:val="F8FF887D"/>
    <w:rsid w:val="F90F6EA0"/>
    <w:rsid w:val="F917D880"/>
    <w:rsid w:val="F97682EA"/>
    <w:rsid w:val="F97E448C"/>
    <w:rsid w:val="F97F5A90"/>
    <w:rsid w:val="F97FBD27"/>
    <w:rsid w:val="F9AF955C"/>
    <w:rsid w:val="F9B8A514"/>
    <w:rsid w:val="F9B8D1A0"/>
    <w:rsid w:val="F9BB1099"/>
    <w:rsid w:val="F9CED91F"/>
    <w:rsid w:val="F9CF9548"/>
    <w:rsid w:val="F9D5588E"/>
    <w:rsid w:val="F9DB66C3"/>
    <w:rsid w:val="F9DBEACA"/>
    <w:rsid w:val="F9DD2C91"/>
    <w:rsid w:val="F9ED7A1B"/>
    <w:rsid w:val="F9FA1824"/>
    <w:rsid w:val="F9FC2225"/>
    <w:rsid w:val="F9FD9364"/>
    <w:rsid w:val="F9FE8389"/>
    <w:rsid w:val="F9FF3D77"/>
    <w:rsid w:val="F9FF8BB8"/>
    <w:rsid w:val="F9FFD80F"/>
    <w:rsid w:val="FA0D81AD"/>
    <w:rsid w:val="FA5B315B"/>
    <w:rsid w:val="FA5CD85D"/>
    <w:rsid w:val="FA7D794C"/>
    <w:rsid w:val="FA7FAC3F"/>
    <w:rsid w:val="FAAF9863"/>
    <w:rsid w:val="FABE51CB"/>
    <w:rsid w:val="FABFE382"/>
    <w:rsid w:val="FAD4AF50"/>
    <w:rsid w:val="FADBC805"/>
    <w:rsid w:val="FADE900A"/>
    <w:rsid w:val="FAE4A0B1"/>
    <w:rsid w:val="FAF7BE9A"/>
    <w:rsid w:val="FAFB11B5"/>
    <w:rsid w:val="FAFD2A0C"/>
    <w:rsid w:val="FAFF0794"/>
    <w:rsid w:val="FAFF4B3D"/>
    <w:rsid w:val="FAFF6D1A"/>
    <w:rsid w:val="FAFF7B6C"/>
    <w:rsid w:val="FB113777"/>
    <w:rsid w:val="FB1F088D"/>
    <w:rsid w:val="FB2D9A53"/>
    <w:rsid w:val="FB2E7801"/>
    <w:rsid w:val="FB3B4DB8"/>
    <w:rsid w:val="FB3B7012"/>
    <w:rsid w:val="FB3C4CCF"/>
    <w:rsid w:val="FB4B7A2B"/>
    <w:rsid w:val="FB5A2583"/>
    <w:rsid w:val="FB5B67B5"/>
    <w:rsid w:val="FB69DA7E"/>
    <w:rsid w:val="FB6D89EA"/>
    <w:rsid w:val="FB7DFC73"/>
    <w:rsid w:val="FB7E2E09"/>
    <w:rsid w:val="FB7FEBA8"/>
    <w:rsid w:val="FB7FF4F7"/>
    <w:rsid w:val="FB7FFE8D"/>
    <w:rsid w:val="FB95E90B"/>
    <w:rsid w:val="FB9DECCA"/>
    <w:rsid w:val="FBACD274"/>
    <w:rsid w:val="FBB26B61"/>
    <w:rsid w:val="FBB56AD9"/>
    <w:rsid w:val="FBB76293"/>
    <w:rsid w:val="FBBF73C2"/>
    <w:rsid w:val="FBBF7481"/>
    <w:rsid w:val="FBD7CBD4"/>
    <w:rsid w:val="FBD9AC5B"/>
    <w:rsid w:val="FBDB488A"/>
    <w:rsid w:val="FBDBA4CA"/>
    <w:rsid w:val="FBDF2E8B"/>
    <w:rsid w:val="FBDFBE57"/>
    <w:rsid w:val="FBDFF4F3"/>
    <w:rsid w:val="FBEE85C7"/>
    <w:rsid w:val="FBEF08A1"/>
    <w:rsid w:val="FBEFBF5A"/>
    <w:rsid w:val="FBF70913"/>
    <w:rsid w:val="FBFB7C9A"/>
    <w:rsid w:val="FBFB7F9E"/>
    <w:rsid w:val="FBFC2B42"/>
    <w:rsid w:val="FBFC65F2"/>
    <w:rsid w:val="FBFEF95A"/>
    <w:rsid w:val="FBFF122E"/>
    <w:rsid w:val="FBFF1E90"/>
    <w:rsid w:val="FBFF3305"/>
    <w:rsid w:val="FBFF6212"/>
    <w:rsid w:val="FC366D68"/>
    <w:rsid w:val="FC375FAE"/>
    <w:rsid w:val="FC65326C"/>
    <w:rsid w:val="FC67E69A"/>
    <w:rsid w:val="FC855944"/>
    <w:rsid w:val="FC9F029D"/>
    <w:rsid w:val="FCAF7B8A"/>
    <w:rsid w:val="FCB052A5"/>
    <w:rsid w:val="FCCC5697"/>
    <w:rsid w:val="FCDC56B5"/>
    <w:rsid w:val="FCDF28F8"/>
    <w:rsid w:val="FCDF5FDE"/>
    <w:rsid w:val="FCEFB539"/>
    <w:rsid w:val="FCFC5489"/>
    <w:rsid w:val="FCFD91FF"/>
    <w:rsid w:val="FCFF2A86"/>
    <w:rsid w:val="FD3347D0"/>
    <w:rsid w:val="FD3964AC"/>
    <w:rsid w:val="FD3FD43D"/>
    <w:rsid w:val="FD420BAA"/>
    <w:rsid w:val="FD5387B6"/>
    <w:rsid w:val="FD57EEEC"/>
    <w:rsid w:val="FD5DAEE6"/>
    <w:rsid w:val="FD6AEBEB"/>
    <w:rsid w:val="FD76F9AB"/>
    <w:rsid w:val="FD7DEC9B"/>
    <w:rsid w:val="FD7F9E9A"/>
    <w:rsid w:val="FD8F6018"/>
    <w:rsid w:val="FD97B9EB"/>
    <w:rsid w:val="FD9DDC74"/>
    <w:rsid w:val="FD9F06A7"/>
    <w:rsid w:val="FDA38725"/>
    <w:rsid w:val="FDACDB3D"/>
    <w:rsid w:val="FDAD196B"/>
    <w:rsid w:val="FDAEFBEE"/>
    <w:rsid w:val="FDB7246E"/>
    <w:rsid w:val="FDBA6868"/>
    <w:rsid w:val="FDBD79F4"/>
    <w:rsid w:val="FDBD838A"/>
    <w:rsid w:val="FDBF56D0"/>
    <w:rsid w:val="FDCF0567"/>
    <w:rsid w:val="FDD7D85D"/>
    <w:rsid w:val="FDDB329B"/>
    <w:rsid w:val="FDDCBBC5"/>
    <w:rsid w:val="FDDCD2C8"/>
    <w:rsid w:val="FDDE0C75"/>
    <w:rsid w:val="FDDF5CE1"/>
    <w:rsid w:val="FDDF8F11"/>
    <w:rsid w:val="FDDFD8B1"/>
    <w:rsid w:val="FDEA3CBE"/>
    <w:rsid w:val="FDEB208C"/>
    <w:rsid w:val="FDEB2B49"/>
    <w:rsid w:val="FDED390E"/>
    <w:rsid w:val="FDEEFE46"/>
    <w:rsid w:val="FDEFEDF6"/>
    <w:rsid w:val="FDF3B729"/>
    <w:rsid w:val="FDF51192"/>
    <w:rsid w:val="FDF54B29"/>
    <w:rsid w:val="FDF92195"/>
    <w:rsid w:val="FDFB3FF8"/>
    <w:rsid w:val="FDFBAC7B"/>
    <w:rsid w:val="FDFBC3B8"/>
    <w:rsid w:val="FDFBC819"/>
    <w:rsid w:val="FDFF20C2"/>
    <w:rsid w:val="FDFF2FBA"/>
    <w:rsid w:val="FDFF4E75"/>
    <w:rsid w:val="FDFF5F31"/>
    <w:rsid w:val="FDFF8503"/>
    <w:rsid w:val="FDFFF464"/>
    <w:rsid w:val="FE0FB14E"/>
    <w:rsid w:val="FE1DB40C"/>
    <w:rsid w:val="FE1F4E36"/>
    <w:rsid w:val="FE2F0841"/>
    <w:rsid w:val="FE3D585E"/>
    <w:rsid w:val="FE3D8F6E"/>
    <w:rsid w:val="FE3EB411"/>
    <w:rsid w:val="FE3F4C74"/>
    <w:rsid w:val="FE3FB2DF"/>
    <w:rsid w:val="FE47817B"/>
    <w:rsid w:val="FE591ECA"/>
    <w:rsid w:val="FE7B41B9"/>
    <w:rsid w:val="FE7FE543"/>
    <w:rsid w:val="FE96A57C"/>
    <w:rsid w:val="FEAB0537"/>
    <w:rsid w:val="FEAE0DE7"/>
    <w:rsid w:val="FEB551E2"/>
    <w:rsid w:val="FEBB3217"/>
    <w:rsid w:val="FEBD3AD1"/>
    <w:rsid w:val="FECD9585"/>
    <w:rsid w:val="FED7060E"/>
    <w:rsid w:val="FED75CE1"/>
    <w:rsid w:val="FEDA77FD"/>
    <w:rsid w:val="FEDE39C2"/>
    <w:rsid w:val="FEDEB0E2"/>
    <w:rsid w:val="FEDF6620"/>
    <w:rsid w:val="FEDF9B8B"/>
    <w:rsid w:val="FEE34079"/>
    <w:rsid w:val="FEE3E697"/>
    <w:rsid w:val="FEEF7A24"/>
    <w:rsid w:val="FEEF7D82"/>
    <w:rsid w:val="FEF08DA6"/>
    <w:rsid w:val="FEF264FE"/>
    <w:rsid w:val="FEF27834"/>
    <w:rsid w:val="FEF33987"/>
    <w:rsid w:val="FEF5A208"/>
    <w:rsid w:val="FEF5B4A8"/>
    <w:rsid w:val="FEF5C3A1"/>
    <w:rsid w:val="FEF7057A"/>
    <w:rsid w:val="FEF7FB9C"/>
    <w:rsid w:val="FEFB4C84"/>
    <w:rsid w:val="FEFD0E64"/>
    <w:rsid w:val="FEFDCFE4"/>
    <w:rsid w:val="FEFE3483"/>
    <w:rsid w:val="FEFF31F9"/>
    <w:rsid w:val="FEFF609B"/>
    <w:rsid w:val="FEFFC7BE"/>
    <w:rsid w:val="FF0F1B13"/>
    <w:rsid w:val="FF2F9617"/>
    <w:rsid w:val="FF3652CE"/>
    <w:rsid w:val="FF3D6869"/>
    <w:rsid w:val="FF3F9717"/>
    <w:rsid w:val="FF516F98"/>
    <w:rsid w:val="FF5F2B26"/>
    <w:rsid w:val="FF5F7DC7"/>
    <w:rsid w:val="FF5FBF1F"/>
    <w:rsid w:val="FF5FC227"/>
    <w:rsid w:val="FF628C2B"/>
    <w:rsid w:val="FF6B8893"/>
    <w:rsid w:val="FF6CB375"/>
    <w:rsid w:val="FF6E2B30"/>
    <w:rsid w:val="FF6E5CE5"/>
    <w:rsid w:val="FF6F3DA4"/>
    <w:rsid w:val="FF6F46D3"/>
    <w:rsid w:val="FF6F62E9"/>
    <w:rsid w:val="FF6F7CCD"/>
    <w:rsid w:val="FF742560"/>
    <w:rsid w:val="FF7785DA"/>
    <w:rsid w:val="FF778CA5"/>
    <w:rsid w:val="FF7AE794"/>
    <w:rsid w:val="FF7B0847"/>
    <w:rsid w:val="FF7B4681"/>
    <w:rsid w:val="FF7B8623"/>
    <w:rsid w:val="FF7D0A5E"/>
    <w:rsid w:val="FF7D57D7"/>
    <w:rsid w:val="FF7D9D44"/>
    <w:rsid w:val="FF7E838D"/>
    <w:rsid w:val="FF7F3459"/>
    <w:rsid w:val="FF7F8C8A"/>
    <w:rsid w:val="FF7F9F69"/>
    <w:rsid w:val="FF7FA0E0"/>
    <w:rsid w:val="FF8E6A05"/>
    <w:rsid w:val="FF8F48F4"/>
    <w:rsid w:val="FF8F9F0C"/>
    <w:rsid w:val="FF971B66"/>
    <w:rsid w:val="FF9DBAAD"/>
    <w:rsid w:val="FF9DFFE0"/>
    <w:rsid w:val="FF9EBFEB"/>
    <w:rsid w:val="FF9F3161"/>
    <w:rsid w:val="FFA74C80"/>
    <w:rsid w:val="FFA7DE17"/>
    <w:rsid w:val="FFAA0220"/>
    <w:rsid w:val="FFAC5224"/>
    <w:rsid w:val="FFAE0A3C"/>
    <w:rsid w:val="FFAF15E6"/>
    <w:rsid w:val="FFAF3AB4"/>
    <w:rsid w:val="FFAF63FD"/>
    <w:rsid w:val="FFB6A398"/>
    <w:rsid w:val="FFB77A7A"/>
    <w:rsid w:val="FFB7D5A3"/>
    <w:rsid w:val="FFB8360A"/>
    <w:rsid w:val="FFB86BE8"/>
    <w:rsid w:val="FFBA1403"/>
    <w:rsid w:val="FFBA5AAC"/>
    <w:rsid w:val="FFBB4D87"/>
    <w:rsid w:val="FFBB7A4E"/>
    <w:rsid w:val="FFBD163F"/>
    <w:rsid w:val="FFBE171E"/>
    <w:rsid w:val="FFBE37D5"/>
    <w:rsid w:val="FFBE961F"/>
    <w:rsid w:val="FFBFB8C2"/>
    <w:rsid w:val="FFBFD389"/>
    <w:rsid w:val="FFBFF271"/>
    <w:rsid w:val="FFBFFD82"/>
    <w:rsid w:val="FFC0F568"/>
    <w:rsid w:val="FFC3FE55"/>
    <w:rsid w:val="FFC4A8A9"/>
    <w:rsid w:val="FFCA8518"/>
    <w:rsid w:val="FFCF432F"/>
    <w:rsid w:val="FFD00B1E"/>
    <w:rsid w:val="FFD69CBF"/>
    <w:rsid w:val="FFDAD6F1"/>
    <w:rsid w:val="FFDB0646"/>
    <w:rsid w:val="FFDBB0A7"/>
    <w:rsid w:val="FFDBD372"/>
    <w:rsid w:val="FFDC8170"/>
    <w:rsid w:val="FFDD3DDA"/>
    <w:rsid w:val="FFDD9860"/>
    <w:rsid w:val="FFDEDF82"/>
    <w:rsid w:val="FFDF1880"/>
    <w:rsid w:val="FFDF4254"/>
    <w:rsid w:val="FFDF5A03"/>
    <w:rsid w:val="FFDF686F"/>
    <w:rsid w:val="FFDFBE70"/>
    <w:rsid w:val="FFDFE306"/>
    <w:rsid w:val="FFE7B6BA"/>
    <w:rsid w:val="FFE894C0"/>
    <w:rsid w:val="FFE95576"/>
    <w:rsid w:val="FFEA3E14"/>
    <w:rsid w:val="FFEB2486"/>
    <w:rsid w:val="FFEBAAB3"/>
    <w:rsid w:val="FFECCEB5"/>
    <w:rsid w:val="FFEDA0E0"/>
    <w:rsid w:val="FFEE5703"/>
    <w:rsid w:val="FFEF45B5"/>
    <w:rsid w:val="FFEF4AA1"/>
    <w:rsid w:val="FFEF4ED9"/>
    <w:rsid w:val="FFEF6F90"/>
    <w:rsid w:val="FFEF9E49"/>
    <w:rsid w:val="FFF2A0B1"/>
    <w:rsid w:val="FFF335B0"/>
    <w:rsid w:val="FFF33EB7"/>
    <w:rsid w:val="FFF4D8AA"/>
    <w:rsid w:val="FFF5468D"/>
    <w:rsid w:val="FFF5543A"/>
    <w:rsid w:val="FFF5CB19"/>
    <w:rsid w:val="FFF5DA68"/>
    <w:rsid w:val="FFF66642"/>
    <w:rsid w:val="FFF6BF89"/>
    <w:rsid w:val="FFF730B8"/>
    <w:rsid w:val="FFF75761"/>
    <w:rsid w:val="FFF8ED76"/>
    <w:rsid w:val="FFFA68CB"/>
    <w:rsid w:val="FFFB006F"/>
    <w:rsid w:val="FFFB25D5"/>
    <w:rsid w:val="FFFD0311"/>
    <w:rsid w:val="FFFD75FB"/>
    <w:rsid w:val="FFFDCC8C"/>
    <w:rsid w:val="FFFDD2E4"/>
    <w:rsid w:val="FFFDD517"/>
    <w:rsid w:val="FFFE2AC3"/>
    <w:rsid w:val="FFFE6F0D"/>
    <w:rsid w:val="FFFE7152"/>
    <w:rsid w:val="FFFEA551"/>
    <w:rsid w:val="FFFED284"/>
    <w:rsid w:val="FFFEF3DE"/>
    <w:rsid w:val="FFFF310A"/>
    <w:rsid w:val="FFFF4A47"/>
    <w:rsid w:val="FFFF4F71"/>
    <w:rsid w:val="FFFF7B12"/>
    <w:rsid w:val="FFFF81F8"/>
    <w:rsid w:val="FFFF8CAC"/>
    <w:rsid w:val="FFFFA11D"/>
    <w:rsid w:val="FFFFBFFA"/>
    <w:rsid w:val="FFFFC770"/>
    <w:rsid w:val="FFFFD928"/>
    <w:rsid w:val="FFFFD995"/>
    <w:rsid w:val="FFFFEA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93" w:lineRule="auto"/>
    </w:pPr>
    <w:rPr>
      <w:rFonts w:ascii="Times New Roman" w:hAnsi="Times New Roman" w:eastAsia="Songti SC" w:cs="Songti SC"/>
      <w:sz w:val="25"/>
      <w:szCs w:val="22"/>
      <w:lang w:val="en-US" w:eastAsia="en-US" w:bidi="ar-SA"/>
    </w:rPr>
  </w:style>
  <w:style w:type="paragraph" w:styleId="3">
    <w:name w:val="heading 1"/>
    <w:basedOn w:val="1"/>
    <w:next w:val="1"/>
    <w:link w:val="143"/>
    <w:qFormat/>
    <w:uiPriority w:val="9"/>
    <w:pPr>
      <w:keepNext/>
      <w:keepLines/>
      <w:spacing w:before="160" w:after="100"/>
      <w:outlineLvl w:val="0"/>
    </w:pPr>
    <w:rPr>
      <w:rFonts w:asciiTheme="majorHAnsi" w:hAnsiTheme="majorHAnsi" w:eastAsiaTheme="majorEastAsia" w:cstheme="majorBidi"/>
      <w:b/>
      <w:bCs/>
      <w:color w:val="2E74B5"/>
      <w:sz w:val="40"/>
      <w:szCs w:val="28"/>
    </w:rPr>
  </w:style>
  <w:style w:type="paragraph" w:styleId="4">
    <w:name w:val="heading 2"/>
    <w:basedOn w:val="1"/>
    <w:next w:val="1"/>
    <w:link w:val="144"/>
    <w:unhideWhenUsed/>
    <w:qFormat/>
    <w:uiPriority w:val="9"/>
    <w:pPr>
      <w:keepNext/>
      <w:keepLines/>
      <w:spacing w:before="160" w:after="100"/>
      <w:outlineLvl w:val="1"/>
    </w:pPr>
    <w:rPr>
      <w:rFonts w:asciiTheme="majorHAnsi" w:hAnsiTheme="majorHAnsi" w:eastAsiaTheme="majorEastAsia" w:cstheme="majorBidi"/>
      <w:b/>
      <w:bCs/>
      <w:color w:val="2E74B5"/>
      <w:sz w:val="34"/>
      <w:szCs w:val="26"/>
    </w:rPr>
  </w:style>
  <w:style w:type="paragraph" w:styleId="5">
    <w:name w:val="heading 3"/>
    <w:basedOn w:val="1"/>
    <w:next w:val="1"/>
    <w:link w:val="145"/>
    <w:unhideWhenUsed/>
    <w:qFormat/>
    <w:uiPriority w:val="9"/>
    <w:pPr>
      <w:keepNext/>
      <w:keepLines/>
      <w:spacing w:before="160" w:after="100"/>
      <w:outlineLvl w:val="2"/>
    </w:pPr>
    <w:rPr>
      <w:rFonts w:asciiTheme="majorHAnsi" w:hAnsiTheme="majorHAnsi" w:eastAsiaTheme="majorEastAsia" w:cstheme="majorBidi"/>
      <w:b/>
      <w:bCs/>
      <w:color w:val="1F4D78"/>
      <w:sz w:val="30"/>
    </w:rPr>
  </w:style>
  <w:style w:type="paragraph" w:styleId="6">
    <w:name w:val="heading 4"/>
    <w:basedOn w:val="1"/>
    <w:next w:val="1"/>
    <w:link w:val="155"/>
    <w:semiHidden/>
    <w:unhideWhenUsed/>
    <w:qFormat/>
    <w:uiPriority w:val="9"/>
    <w:pPr>
      <w:keepNext/>
      <w:keepLines/>
      <w:spacing w:before="160" w:after="100"/>
      <w:outlineLvl w:val="3"/>
    </w:pPr>
    <w:rPr>
      <w:rFonts w:asciiTheme="majorHAnsi" w:hAnsiTheme="majorHAnsi" w:eastAsiaTheme="majorEastAsia" w:cstheme="majorBidi"/>
      <w:b/>
      <w:bCs/>
      <w:iCs/>
      <w:color w:val="1F4D78"/>
      <w:sz w:val="28"/>
    </w:rPr>
  </w:style>
  <w:style w:type="paragraph" w:styleId="7">
    <w:name w:val="heading 5"/>
    <w:basedOn w:val="1"/>
    <w:next w:val="1"/>
    <w:link w:val="156"/>
    <w:semiHidden/>
    <w:unhideWhenUsed/>
    <w:qFormat/>
    <w:uiPriority w:val="9"/>
    <w:pPr>
      <w:keepNext/>
      <w:keepLines/>
      <w:spacing w:before="160" w:after="100"/>
      <w:outlineLvl w:val="4"/>
    </w:pPr>
    <w:rPr>
      <w:rFonts w:asciiTheme="majorHAnsi" w:hAnsiTheme="majorHAnsi" w:eastAsiaTheme="majorEastAsia" w:cstheme="majorBidi"/>
      <w:b/>
      <w:color w:val="334155"/>
      <w:sz w:val="26"/>
    </w:rPr>
  </w:style>
  <w:style w:type="paragraph" w:styleId="8">
    <w:name w:val="heading 6"/>
    <w:basedOn w:val="1"/>
    <w:next w:val="1"/>
    <w:link w:val="157"/>
    <w:semiHidden/>
    <w:unhideWhenUsed/>
    <w:qFormat/>
    <w:uiPriority w:val="9"/>
    <w:pPr>
      <w:keepNext/>
      <w:keepLines/>
      <w:spacing w:before="160" w:after="100"/>
      <w:outlineLvl w:val="5"/>
    </w:pPr>
    <w:rPr>
      <w:rFonts w:asciiTheme="majorHAnsi" w:hAnsiTheme="majorHAnsi" w:eastAsiaTheme="majorEastAsia" w:cstheme="majorBidi"/>
      <w:b/>
      <w:iCs/>
      <w:color w:val="334155"/>
      <w:sz w:val="25"/>
    </w:rPr>
  </w:style>
  <w:style w:type="paragraph" w:styleId="9">
    <w:name w:val="heading 7"/>
    <w:basedOn w:val="1"/>
    <w:next w:val="1"/>
    <w:link w:val="158"/>
    <w:semiHidden/>
    <w:unhideWhenUsed/>
    <w:qFormat/>
    <w:uiPriority w:val="9"/>
    <w:pPr>
      <w:keepNext/>
      <w:keepLines/>
      <w:spacing w:before="160" w:after="100"/>
      <w:outlineLvl w:val="6"/>
    </w:pPr>
    <w:rPr>
      <w:rFonts w:asciiTheme="majorHAnsi" w:hAnsiTheme="majorHAnsi" w:eastAsiaTheme="majorEastAsia" w:cstheme="majorBidi"/>
      <w:b/>
      <w:iCs/>
      <w:color w:val="334155"/>
      <w:sz w:val="25"/>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Times New Roman" w:hAnsi="Times New Roman" w:eastAsia="Songti SC" w:cs="Songti SC"/>
      <w:sz w:val="25"/>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Songti SC" w:cs="Songti SC"/>
      <w:sz w:val="25"/>
    </w:r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next w:val="1"/>
    <w:link w:val="149"/>
    <w:unhideWhenUsed/>
    <w:qFormat/>
    <w:uiPriority w:val="99"/>
    <w:pPr>
      <w:spacing w:after="120"/>
    </w:pPr>
    <w:rPr>
      <w:rFonts w:ascii="Times New Roman" w:hAnsi="Times New Roman" w:eastAsia="Songti SC" w:cs="Songti SC"/>
      <w:sz w:val="25"/>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customStyle="1" w:styleId="140">
    <w:name w:val="Header Char"/>
    <w:basedOn w:val="137"/>
    <w:link w:val="26"/>
    <w:qFormat/>
    <w:uiPriority w:val="99"/>
  </w:style>
  <w:style w:type="character" w:customStyle="1" w:styleId="141">
    <w:name w:val="Footer Char"/>
    <w:basedOn w:val="137"/>
    <w:link w:val="25"/>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7"/>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7"/>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7"/>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7"/>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7"/>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7"/>
    <w:link w:val="19"/>
    <w:qFormat/>
    <w:uiPriority w:val="99"/>
  </w:style>
  <w:style w:type="character" w:customStyle="1" w:styleId="150">
    <w:name w:val="Body Text 2 Char"/>
    <w:basedOn w:val="137"/>
    <w:link w:val="32"/>
    <w:qFormat/>
    <w:uiPriority w:val="99"/>
  </w:style>
  <w:style w:type="character" w:customStyle="1" w:styleId="151">
    <w:name w:val="Body Text 3 Char"/>
    <w:basedOn w:val="137"/>
    <w:link w:val="17"/>
    <w:qFormat/>
    <w:uiPriority w:val="99"/>
    <w:rPr>
      <w:sz w:val="16"/>
      <w:szCs w:val="16"/>
    </w:rPr>
  </w:style>
  <w:style w:type="character" w:customStyle="1" w:styleId="152">
    <w:name w:val="Macro Text Char"/>
    <w:basedOn w:val="137"/>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7"/>
    <w:link w:val="153"/>
    <w:qFormat/>
    <w:uiPriority w:val="29"/>
    <w:rPr>
      <w:i/>
      <w:iCs/>
      <w:color w:val="000000" w:themeColor="text1"/>
      <w14:textFill>
        <w14:solidFill>
          <w14:schemeClr w14:val="tx1"/>
        </w14:solidFill>
      </w14:textFill>
    </w:rPr>
  </w:style>
  <w:style w:type="character" w:customStyle="1" w:styleId="155">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7"/>
    <w:link w:val="161"/>
    <w:qFormat/>
    <w:uiPriority w:val="30"/>
    <w:rPr>
      <w:b/>
      <w:bCs/>
      <w:i/>
      <w:iCs/>
      <w:color w:val="4F81BD" w:themeColor="accent1"/>
      <w14:textFill>
        <w14:solidFill>
          <w14:schemeClr w14:val="accent1"/>
        </w14:solidFill>
      </w14:textFill>
    </w:rPr>
  </w:style>
  <w:style w:type="character" w:customStyle="1" w:styleId="163">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7"/>
    <w:qFormat/>
    <w:uiPriority w:val="21"/>
    <w:rPr>
      <w:b/>
      <w:bCs/>
      <w:i/>
      <w:iCs/>
      <w:color w:val="4F81BD" w:themeColor="accent1"/>
      <w14:textFill>
        <w14:solidFill>
          <w14:schemeClr w14:val="accent1"/>
        </w14:solidFill>
      </w14:textFill>
    </w:rPr>
  </w:style>
  <w:style w:type="character" w:customStyle="1" w:styleId="165">
    <w:name w:val="Subtle Reference"/>
    <w:basedOn w:val="137"/>
    <w:qFormat/>
    <w:uiPriority w:val="31"/>
    <w:rPr>
      <w:smallCaps/>
      <w:color w:val="C0504D" w:themeColor="accent2"/>
      <w:u w:val="single"/>
      <w14:textFill>
        <w14:solidFill>
          <w14:schemeClr w14:val="accent2"/>
        </w14:solidFill>
      </w14:textFill>
    </w:rPr>
  </w:style>
  <w:style w:type="character" w:customStyle="1" w:styleId="166">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7"/>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55</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2013-12-29T23:15:00Z</dcterms:created>
  <dc:creator>python-docx</dc:creator>
  <dc:description>generated by python-docx</dc:description>
  <cp:lastModifiedBy>勇哥</cp:lastModifiedBy>
  <dcterms:modified xsi:type="dcterms:W3CDTF">2026-07-31T16:23:57Z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E59E6CF220CFF348E596386AC1E89F78_43</vt:lpwstr>
  </property>
</Properties>
</file>